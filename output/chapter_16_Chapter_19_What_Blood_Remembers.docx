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p w:rsidR="00000000" w:rsidDel="00000000" w:rsidP="00000000" w:rsidRDefault="00000000" w:rsidRPr="00000000" w14:paraId="0000060E">
      <w:pPr>
        <w:pStyle w:val="Heading2"/>
        <w:keepNext w:val="0"/>
        <w:keepLines w:val="0"/>
        <w:spacing w:before="480" w:lineRule="auto"/>
        <w:rPr/>
      </w:pPr>
      <w:bookmarkStart w:colFirst="0" w:colLast="0" w:name="_s4jvbvkfc14" w:id="129"/>
      <w:bookmarkEnd w:id="129"/>
      <w:r w:rsidDel="00000000" w:rsidR="00000000" w:rsidRPr="00000000">
        <w:rPr>
          <w:rtl w:val="0"/>
        </w:rPr>
        <w:t>Chapter 16: What Blood Remembers</w:t>
      </w:r>
    </w:p>
    <w:p w:rsidR="00000000" w:rsidDel="00000000" w:rsidP="00000000" w:rsidRDefault="00000000" w:rsidRPr="00000000" w14:paraId="0000060F">
      <w:pPr>
        <w:pStyle w:val="Heading3"/>
        <w:keepNext w:val="0"/>
        <w:keepLines w:val="0"/>
        <w:spacing w:after="80" w:lineRule="auto"/>
        <w:rPr/>
      </w:pPr>
      <w:bookmarkStart w:colFirst="0" w:colLast="0" w:name="_3dnl5km8ym5w" w:id="130"/>
      <w:bookmarkEnd w:id="130"/>
      <w:r w:rsidDel="00000000" w:rsidR="00000000" w:rsidRPr="00000000">
        <w:rPr>
          <w:rtl w:val="0"/>
        </w:rPr>
        <w:t xml:space="preserve">Unearthing the First Fragments</w:t>
      </w:r>
    </w:p>
    <w:p w:rsidR="00000000" w:rsidDel="00000000" w:rsidP="00000000" w:rsidRDefault="00000000" w:rsidRPr="00000000" w14:paraId="00000610">
      <w:pPr>
        <w:spacing w:after="240" w:before="240" w:lineRule="auto"/>
        <w:rPr/>
      </w:pPr>
      <w:r w:rsidDel="00000000" w:rsidR="00000000" w:rsidRPr="00000000">
        <w:rPr>
          <w:rtl w:val="0"/>
        </w:rPr>
        <w:t xml:space="preserve">"That's ME!" </w:t>
      </w:r>
    </w:p>
    <w:p w:rsidR="00000000" w:rsidDel="00000000" w:rsidP="00000000" w:rsidRDefault="00000000" w:rsidRPr="00000000" w14:paraId="00000611">
      <w:pPr>
        <w:spacing w:after="240" w:before="240" w:lineRule="auto"/>
        <w:rPr/>
      </w:pPr>
      <w:r w:rsidDel="00000000" w:rsidR="00000000" w:rsidRPr="00000000">
        <w:rPr>
          <w:rtl w:val="0"/>
        </w:rPr>
        <w:t xml:space="preserve">The words nearly escaped my lips as I stared at Marcia Rosenberg's face in the 1958 Mumford High yearbook. After thirty-three years, I finally saw someone who shared my blood. But this moment was only the culmination of a journey that had begun years earlier, </w:t>
      </w:r>
      <w:commentRangeStart w:id="86"/>
      <w:r w:rsidDel="00000000" w:rsidR="00000000" w:rsidRPr="00000000">
        <w:rPr>
          <w:rtl w:val="0"/>
        </w:rPr>
        <w:t xml:space="preserve">with a simple question.</w:t>
      </w:r>
      <w:commentRangeEnd w:id="86"/>
      <w:r w:rsidDel="00000000" w:rsidR="00000000" w:rsidRPr="00000000">
        <w:commentReference w:id="86"/>
      </w:r>
      <w:r w:rsidDel="00000000" w:rsidR="00000000" w:rsidRPr="00000000">
        <w:rPr>
          <w:rtl w:val="0"/>
        </w:rPr>
      </w:r>
    </w:p>
    <w:p w:rsidR="00000000" w:rsidDel="00000000" w:rsidP="00000000" w:rsidRDefault="00000000" w:rsidRPr="00000000" w14:paraId="00000612">
      <w:pPr>
        <w:spacing w:after="240" w:before="240" w:lineRule="auto"/>
        <w:rPr/>
      </w:pPr>
      <w:r w:rsidDel="00000000" w:rsidR="00000000" w:rsidRPr="00000000">
        <w:rPr>
          <w:rtl w:val="0"/>
        </w:rPr>
        <w:t xml:space="preserve">When Mom forwarded me the March 22, 1990 letter from the Detroit Probate Court detailing an interview with my birth mother at Florence Crittenton Hospital, my throat tightened as I unfolded the pages. The report revealed two startling truths: I was born to a Jewish woman and a black man in 1964 Detroit, a product of two distinct cultural traditions that had somehow found each other across racial boundaries rarely crossed in that era.</w:t>
      </w:r>
    </w:p>
    <w:p w:rsidR="00000000" w:rsidDel="00000000" w:rsidP="00000000" w:rsidRDefault="00000000" w:rsidRPr="00000000" w14:paraId="00000613">
      <w:pPr>
        <w:spacing w:after="240" w:before="240" w:lineRule="auto"/>
        <w:rPr/>
      </w:pPr>
      <w:r w:rsidDel="00000000" w:rsidR="00000000" w:rsidRPr="00000000">
        <w:rPr>
          <w:rtl w:val="0"/>
        </w:rPr>
        <w:t xml:space="preserve">I read and reread this description of my birth father:</w:t>
      </w:r>
    </w:p>
    <w:p w:rsidR="00000000" w:rsidDel="00000000" w:rsidP="00000000" w:rsidRDefault="00000000" w:rsidRPr="00000000" w14:paraId="00000614">
      <w:pPr>
        <w:spacing w:after="240" w:before="240" w:lineRule="auto"/>
        <w:rPr>
          <w: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5">
      <w:pPr>
        <w:spacing w:after="240" w:before="240" w:lineRule="auto"/>
        <w:rPr>
          <w:i w:val="1"/>
        </w:rPr>
      </w:pPr>
      <w:r w:rsidDel="00000000" w:rsidR="00000000" w:rsidRPr="00000000">
        <w:rPr>
          <w:i w:val="1"/>
          <w:rtl w:val="0"/>
        </w:rPr>
        <w:t xml:space="preserve">She said he was born in 1938 of Negro parentage in Michigan and reared in the Episcopalian faith. He is described as a 6' 2" tall young man, slim, and very good looking, and altogether very personable. He is said to have friends and, as noted above, his achievements are outstanding. He presently feels very rejected by his mother. He is the only boy in the family. He has an older sister.</w:t>
      </w:r>
    </w:p>
    <w:p w:rsidR="00000000" w:rsidDel="00000000" w:rsidP="00000000" w:rsidRDefault="00000000" w:rsidRPr="00000000" w14:paraId="00000616">
      <w:pPr>
        <w:spacing w:after="240" w:before="240" w:lineRule="auto"/>
        <w:rPr>
          <w:i w:val="1"/>
        </w:rPr>
      </w:pPr>
      <w:r w:rsidDel="00000000" w:rsidR="00000000" w:rsidRPr="00000000">
        <w:rPr>
          <w:i w:val="1"/>
          <w:rtl w:val="0"/>
        </w:rPr>
        <w:t xml:space="preserve">After completing high school he enrolled at a prestigious white university out-of-state and graduated with a Bachelor of Arts cum laude. He subsequently completed his law degree at another prestigious university. He is presently in private practice.</w:t>
      </w:r>
    </w:p>
    <w:p w:rsidR="00000000" w:rsidDel="00000000" w:rsidP="00000000" w:rsidRDefault="00000000" w:rsidRPr="00000000" w14:paraId="0000061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8">
      <w:pPr>
        <w:spacing w:after="240" w:before="240" w:lineRule="auto"/>
        <w:rPr/>
      </w:pPr>
      <w:r w:rsidDel="00000000" w:rsidR="00000000" w:rsidRPr="00000000">
        <w:rPr>
          <w:rtl w:val="0"/>
        </w:rPr>
        <w:t xml:space="preserve">As a Princeton graduate who grew up in Michigan, I correctly translated "prestigious white university out-of-state" to mean an Ivy League university. But I missed a crucial clue in the next line. "Another prestigious university" did not mean another Ivy League school. The writer had specifically mentioned "out-of-state" for the undergraduate degree but omitted it when describing the law school, a detail that would prove decisive years later.</w:t>
      </w:r>
    </w:p>
    <w:p w:rsidR="00000000" w:rsidDel="00000000" w:rsidP="00000000" w:rsidRDefault="00000000" w:rsidRPr="00000000" w14:paraId="00000619">
      <w:pPr>
        <w:pStyle w:val="Heading3"/>
        <w:keepNext w:val="0"/>
        <w:keepLines w:val="0"/>
        <w:spacing w:after="80" w:lineRule="auto"/>
        <w:rPr/>
      </w:pPr>
      <w:bookmarkStart w:colFirst="0" w:colLast="0" w:name="_jqguwdkl7pm6" w:id="131"/>
      <w:bookmarkEnd w:id="131"/>
      <w:r w:rsidDel="00000000" w:rsidR="00000000" w:rsidRPr="00000000">
        <w:rPr>
          <w:rtl w:val="0"/>
        </w:rPr>
        <w:t xml:space="preserve">The Legal Maze and the Cost of Searching</w:t>
      </w:r>
    </w:p>
    <w:p w:rsidR="00000000" w:rsidDel="00000000" w:rsidP="00000000" w:rsidRDefault="00000000" w:rsidRPr="00000000" w14:paraId="0000061A">
      <w:pPr>
        <w:spacing w:after="240" w:before="240" w:lineRule="auto"/>
        <w:rPr/>
      </w:pPr>
      <w:r w:rsidDel="00000000" w:rsidR="00000000" w:rsidRPr="00000000">
        <w:rPr>
          <w:rtl w:val="0"/>
        </w:rPr>
        <w:t xml:space="preserve">Between 1990 and 1997, I pursued this quest without the benefit of online databases, often leaving my wife and young children behind for law library research sessions in Redwood City or trips back to Detroit. On weekends, I shifted from writing complex code at work to combing through legal directories, two tasks requiring the same exacting focus. Guilt weighed on me as I recognized I was approaching this personal quest with the same analytical rigor I applied to coding, often at my family's expense.</w:t>
      </w:r>
    </w:p>
    <w:p w:rsidR="00000000" w:rsidDel="00000000" w:rsidP="00000000" w:rsidRDefault="00000000" w:rsidRPr="00000000" w14:paraId="0000061B">
      <w:pPr>
        <w:spacing w:after="240" w:before="240" w:lineRule="auto"/>
        <w:rPr/>
      </w:pPr>
      <w:commentRangeStart w:id="87"/>
      <w:r w:rsidDel="00000000" w:rsidR="00000000" w:rsidRPr="00000000">
        <w:rPr>
          <w:rtl w:val="0"/>
        </w:rPr>
        <w:t xml:space="preserve">Maya arrived on October 11, 1990, and Jamil followed on November 5, 1992. Even as my family expanded, questions about my own origins haunted me.</w:t>
      </w:r>
      <w:commentRangeEnd w:id="87"/>
      <w:r w:rsidDel="00000000" w:rsidR="00000000" w:rsidRPr="00000000">
        <w:commentReference w:id="87"/>
      </w:r>
      <w:r w:rsidDel="00000000" w:rsidR="00000000" w:rsidRPr="00000000">
        <w:rPr>
          <w:rtl w:val="0"/>
        </w:rPr>
      </w:r>
    </w:p>
    <w:p w:rsidR="00000000" w:rsidDel="00000000" w:rsidP="00000000" w:rsidRDefault="00000000" w:rsidRPr="00000000" w14:paraId="0000061C">
      <w:pPr>
        <w:spacing w:after="240" w:before="240" w:lineRule="auto"/>
        <w:rPr/>
      </w:pPr>
      <w:r w:rsidDel="00000000" w:rsidR="00000000" w:rsidRPr="00000000">
        <w:rPr>
          <w:rtl w:val="0"/>
        </w:rPr>
        <w:t xml:space="preserve">"Do what you need to do," Gina told me one evening, her silhouette framed in the doorway as I gathered my notes for another law library expedition. Her words registered, but little else. Blinded by obsession, I missed the quiet resignation and weariness crossing her face, a burden she carried silently. The pull of potential discovery eclipsed the impact of my absence.</w:t>
      </w:r>
    </w:p>
    <w:p w:rsidR="00000000" w:rsidDel="00000000" w:rsidP="00000000" w:rsidRDefault="00000000" w:rsidRPr="00000000" w14:paraId="0000061D">
      <w:pPr>
        <w:spacing w:after="240" w:before="240" w:lineRule="auto"/>
        <w:rPr/>
      </w:pPr>
      <w:r w:rsidDel="00000000" w:rsidR="00000000" w:rsidRPr="00000000">
        <w:rPr>
          <w:rtl w:val="0"/>
        </w:rPr>
        <w:t xml:space="preserve">"What will you do if you find him?" she asked once, looking up from a medical journal.</w:t>
      </w:r>
    </w:p>
    <w:p w:rsidR="00000000" w:rsidDel="00000000" w:rsidP="00000000" w:rsidRDefault="00000000" w:rsidRPr="00000000" w14:paraId="0000061E">
      <w:pPr>
        <w:spacing w:after="240" w:before="240" w:lineRule="auto"/>
        <w:rPr/>
      </w:pPr>
      <w:r w:rsidDel="00000000" w:rsidR="00000000" w:rsidRPr="00000000">
        <w:rPr>
          <w:rtl w:val="0"/>
        </w:rPr>
        <w:t xml:space="preserve">"I just need to know," I said, my voice catching slightly.</w:t>
      </w:r>
    </w:p>
    <w:p w:rsidR="00000000" w:rsidDel="00000000" w:rsidP="00000000" w:rsidRDefault="00000000" w:rsidRPr="00000000" w14:paraId="0000061F">
      <w:pPr>
        <w:spacing w:after="240" w:before="240" w:lineRule="auto"/>
        <w:rPr/>
      </w:pPr>
      <w:r w:rsidDel="00000000" w:rsidR="00000000" w:rsidRPr="00000000">
        <w:rPr>
          <w:rtl w:val="0"/>
        </w:rPr>
        <w:t xml:space="preserve">She studied my face for a moment, then nodded, understanding something I couldn't yet articulate. </w:t>
      </w:r>
    </w:p>
    <w:p w:rsidR="00000000" w:rsidDel="00000000" w:rsidP="00000000" w:rsidRDefault="00000000" w:rsidRPr="00000000" w14:paraId="00000620">
      <w:pPr>
        <w:spacing w:after="240" w:before="240" w:lineRule="auto"/>
        <w:rPr/>
      </w:pPr>
      <w:r w:rsidDel="00000000" w:rsidR="00000000" w:rsidRPr="00000000">
        <w:rPr>
          <w:rtl w:val="0"/>
        </w:rPr>
        <w:t xml:space="preserve">"Then keep looking." </w:t>
      </w:r>
    </w:p>
    <w:p w:rsidR="00000000" w:rsidDel="00000000" w:rsidP="00000000" w:rsidRDefault="00000000" w:rsidRPr="00000000" w14:paraId="00000621">
      <w:pPr>
        <w:spacing w:after="240" w:before="240" w:lineRule="auto"/>
        <w:rPr/>
      </w:pPr>
      <w:r w:rsidDel="00000000" w:rsidR="00000000" w:rsidRPr="00000000">
        <w:rPr>
          <w:rtl w:val="0"/>
        </w:rPr>
        <w:t xml:space="preserve">Her hand squeezed mine briefly before returning to her reading.</w:t>
      </w:r>
    </w:p>
    <w:p w:rsidR="00000000" w:rsidDel="00000000" w:rsidP="00000000" w:rsidRDefault="00000000" w:rsidRPr="00000000" w14:paraId="00000622">
      <w:pPr>
        <w:spacing w:after="240" w:before="240" w:lineRule="auto"/>
        <w:rPr/>
      </w:pPr>
      <w:r w:rsidDel="00000000" w:rsidR="00000000" w:rsidRPr="00000000">
        <w:rPr>
          <w:rtl w:val="0"/>
        </w:rPr>
        <w:t xml:space="preserve">Looking back now, I finally see that Gina's support never wavered, though it surely came at a cost invisible to me then. The same woman who navigated the pressures of being a black female physician somehow carried our family's emotional weight as well, supporting my search with strength I didn't fully appreciate at the time. My obsession with finding my past left me unable to see the sacrifices happening right in front of me.</w:t>
      </w:r>
    </w:p>
    <w:p w:rsidR="00000000" w:rsidDel="00000000" w:rsidP="00000000" w:rsidRDefault="00000000" w:rsidRPr="00000000" w14:paraId="00000623">
      <w:pPr>
        <w:spacing w:after="240" w:before="240" w:lineRule="auto"/>
        <w:rPr/>
      </w:pPr>
      <w:commentRangeStart w:id="88"/>
      <w:r w:rsidDel="00000000" w:rsidR="00000000" w:rsidRPr="00000000">
        <w:rPr>
          <w:rtl w:val="0"/>
        </w:rPr>
        <w:t xml:space="preserve">All my life, I'd navigated questions about my light skin, straight hair, and hazel eyes, only to discover that my heritage was more complex than I'd imagined. T</w:t>
      </w:r>
      <w:commentRangeEnd w:id="88"/>
      <w:r w:rsidDel="00000000" w:rsidR="00000000" w:rsidRPr="00000000">
        <w:commentReference w:id="88"/>
      </w:r>
      <w:r w:rsidDel="00000000" w:rsidR="00000000" w:rsidRPr="00000000">
        <w:rPr>
          <w:rtl w:val="0"/>
        </w:rPr>
        <w:t xml:space="preserve">he discovery of my Jewish maternal lineage didn't alter my black identity, but it illuminated why I never quite fit the categories others imposed upon me.</w:t>
      </w:r>
    </w:p>
    <w:p w:rsidR="00000000" w:rsidDel="00000000" w:rsidP="00000000" w:rsidRDefault="00000000" w:rsidRPr="00000000" w14:paraId="00000624">
      <w:pPr>
        <w:spacing w:after="240" w:before="240" w:lineRule="auto"/>
        <w:rPr/>
      </w:pPr>
      <w:r w:rsidDel="00000000" w:rsidR="00000000" w:rsidRPr="00000000">
        <w:rPr>
          <w:rtl w:val="0"/>
        </w:rPr>
        <w:t xml:space="preserve">I'd spent my life like a puzzle piece that didn't quite fit in any box, edges too rounded here, too sharp there, only to discover I belonged to a different puzzle altogether.</w:t>
      </w:r>
    </w:p>
    <w:p w:rsidR="00000000" w:rsidDel="00000000" w:rsidP="00000000" w:rsidRDefault="00000000" w:rsidRPr="00000000" w14:paraId="00000625">
      <w:pPr>
        <w:spacing w:after="240" w:before="240" w:lineRule="auto"/>
        <w:rPr/>
      </w:pPr>
      <w:r w:rsidDel="00000000" w:rsidR="00000000" w:rsidRPr="00000000">
        <w:rPr>
          <w:rtl w:val="0"/>
        </w:rPr>
        <w:t xml:space="preserve">I came to understand later that there had been unconscious connections all along, at Princeton, most of my closest friends had been either black or Jewish, a pattern I'd never examined until learning about my birth mother. The irony wasn't lost on me that I'd grown up feeling disconnected from humanity, like "an alien," when I actually had connections to two groups who understood what it meant to be marginalized while striving to maintain their identity and dignity.</w:t>
      </w:r>
    </w:p>
    <w:p w:rsidR="00000000" w:rsidDel="00000000" w:rsidP="00000000" w:rsidRDefault="00000000" w:rsidRPr="00000000" w14:paraId="00000626">
      <w:pPr>
        <w:spacing w:after="240" w:before="240" w:lineRule="auto"/>
        <w:rPr/>
      </w:pPr>
      <w:r w:rsidDel="00000000" w:rsidR="00000000" w:rsidRPr="00000000">
        <w:rPr>
          <w:rtl w:val="0"/>
        </w:rPr>
        <w:t xml:space="preserve">For a person who had grown up</w:t>
      </w:r>
      <w:commentRangeStart w:id="89"/>
      <w:r w:rsidDel="00000000" w:rsidR="00000000" w:rsidRPr="00000000">
        <w:rPr>
          <w:rtl w:val="0"/>
        </w:rPr>
        <w:t xml:space="preserve"> fielding constant questions about "what" I was, </w:t>
      </w:r>
      <w:commentRangeEnd w:id="89"/>
      <w:r w:rsidDel="00000000" w:rsidR="00000000" w:rsidRPr="00000000">
        <w:commentReference w:id="89"/>
      </w:r>
      <w:r w:rsidDel="00000000" w:rsidR="00000000" w:rsidRPr="00000000">
        <w:rPr>
          <w:rtl w:val="0"/>
        </w:rPr>
        <w:t xml:space="preserve">this report wasn't just data, it was affirmation. The ambiguity that had followed me through childhood playgrounds and college campuses wasn't a mistake; it was a deliberate combination of specific people with specific histories.</w:t>
      </w:r>
    </w:p>
    <w:p w:rsidR="00000000" w:rsidDel="00000000" w:rsidP="00000000" w:rsidRDefault="00000000" w:rsidRPr="00000000" w14:paraId="00000627">
      <w:pPr>
        <w:spacing w:after="240" w:before="240" w:lineRule="auto"/>
        <w:rPr/>
      </w:pPr>
      <w:r w:rsidDel="00000000" w:rsidR="00000000" w:rsidRPr="00000000">
        <w:rPr>
          <w:rtl w:val="0"/>
        </w:rPr>
        <w:t xml:space="preserve">Later, my birth father's sister would ask, </w:t>
      </w:r>
      <w:commentRangeStart w:id="90"/>
      <w:r w:rsidDel="00000000" w:rsidR="00000000" w:rsidRPr="00000000">
        <w:rPr>
          <w:rtl w:val="0"/>
        </w:rPr>
        <w:t xml:space="preserve">"Why didn't you search for your birth mother first?" The question haunted me because I had never even considered searching for my maternal side first. </w:t>
      </w:r>
      <w:commentRangeEnd w:id="90"/>
      <w:r w:rsidDel="00000000" w:rsidR="00000000" w:rsidRPr="00000000">
        <w:commentReference w:id="90"/>
      </w:r>
      <w:r w:rsidDel="00000000" w:rsidR="00000000" w:rsidRPr="00000000">
        <w:rPr>
          <w:rtl w:val="0"/>
        </w:rPr>
        <w:t xml:space="preserve">The choice to seek my paternal lineage had been instinctive, like a compass needle swinging north, responding to a magnetic pull beyond conscious thought or decision. Perhaps because I'd grown up in a black family, finding my black birth father felt like finding the biological connection to the cultural identity that felt like home.</w:t>
      </w:r>
    </w:p>
    <w:p w:rsidR="00000000" w:rsidDel="00000000" w:rsidP="00000000" w:rsidRDefault="00000000" w:rsidRPr="00000000" w14:paraId="00000628">
      <w:pPr>
        <w:pStyle w:val="Heading3"/>
        <w:keepNext w:val="0"/>
        <w:keepLines w:val="0"/>
        <w:spacing w:after="80" w:lineRule="auto"/>
        <w:rPr/>
      </w:pPr>
      <w:bookmarkStart w:colFirst="0" w:colLast="0" w:name="_fgzsbyt8gk58" w:id="132"/>
      <w:bookmarkEnd w:id="132"/>
      <w:r w:rsidDel="00000000" w:rsidR="00000000" w:rsidRPr="00000000">
        <w:rPr>
          <w:rtl w:val="0"/>
        </w:rPr>
        <w:t xml:space="preserve">ALMA: A Path Through the Labyrinth</w:t>
      </w:r>
    </w:p>
    <w:p w:rsidR="00000000" w:rsidDel="00000000" w:rsidP="00000000" w:rsidRDefault="00000000" w:rsidRPr="00000000" w14:paraId="00000629">
      <w:pPr>
        <w:spacing w:after="240" w:before="240" w:lineRule="auto"/>
        <w:rPr/>
      </w:pPr>
      <w:r w:rsidDel="00000000" w:rsidR="00000000" w:rsidRPr="00000000">
        <w:rPr>
          <w:rtl w:val="0"/>
        </w:rPr>
        <w:t xml:space="preserve">Discovering the Adoptees' Liberty Movement Association (ALMA) stirred the same excitement I'd felt years earlier when I found the Bell Labs scholarship. Founded in 1971 by fellow adoptee Florence Fisher, ALMA was one of the earliest and most vocal advocates for adoptees' rights in America.</w:t>
      </w:r>
    </w:p>
    <w:p w:rsidR="00000000" w:rsidDel="00000000" w:rsidP="00000000" w:rsidRDefault="00000000" w:rsidRPr="00000000" w14:paraId="0000062A">
      <w:pPr>
        <w:spacing w:after="240" w:before="240" w:lineRule="auto"/>
        <w:rPr/>
      </w:pPr>
      <w:r w:rsidDel="00000000" w:rsidR="00000000" w:rsidRPr="00000000">
        <w:rPr>
          <w:rtl w:val="0"/>
        </w:rPr>
        <w:t xml:space="preserve">What moved me wasn't the discovery of other adoptees, I had known many throughout my childhood. What struck me was finding a movement, a collective voice demanding change. Here were adults like me who had grown up loved and cherished, yet still felt entitled to know their origins.</w:t>
      </w:r>
    </w:p>
    <w:p w:rsidR="00000000" w:rsidDel="00000000" w:rsidP="00000000" w:rsidRDefault="00000000" w:rsidRPr="00000000" w14:paraId="0000062B">
      <w:pPr>
        <w:spacing w:after="240" w:before="240" w:lineRule="auto"/>
        <w:rPr/>
      </w:pPr>
      <w:r w:rsidDel="00000000" w:rsidR="00000000" w:rsidRPr="00000000">
        <w:rPr>
          <w:rtl w:val="0"/>
        </w:rPr>
        <w:t xml:space="preserve">As I reviewed ALMA's materials, I gained perspective on why finding my birth parents had been so difficult. My birth in 1964 had placed me at the center of multiple colliding social forces, during a moment when adoption practices were beginning to shift but hadn't yet transformed.</w:t>
      </w:r>
    </w:p>
    <w:p w:rsidR="00000000" w:rsidDel="00000000" w:rsidP="00000000" w:rsidRDefault="00000000" w:rsidRPr="00000000" w14:paraId="0000062C">
      <w:pPr>
        <w:spacing w:after="240" w:before="240" w:lineRule="auto"/>
        <w:rPr/>
      </w:pPr>
      <w:r w:rsidDel="00000000" w:rsidR="00000000" w:rsidRPr="00000000">
        <w:rPr>
          <w:rtl w:val="0"/>
        </w:rPr>
        <w:t xml:space="preserve">Michigan's adoption laws created what advocates called a "donut hole" period, affecting adoptees born between May 28, 1945, and September 12, 1980. While adoptees born before or after this period could access their original birth certificates unless a birth parent explicitly objected, those of us caught in this window faced a different reality. We needed each birth parent to have proactively filed a statement of consent with the Central Adoption Registry, or we'd need to pursue a court order, a bureaucratic mountain designed to be nearly impossible to climb.</w:t>
      </w:r>
    </w:p>
    <w:p w:rsidR="00000000" w:rsidDel="00000000" w:rsidP="00000000" w:rsidRDefault="00000000" w:rsidRPr="00000000" w14:paraId="0000062D">
      <w:pPr>
        <w:spacing w:after="240" w:before="240" w:lineRule="auto"/>
        <w:rPr/>
      </w:pPr>
      <w:r w:rsidDel="00000000" w:rsidR="00000000" w:rsidRPr="00000000">
        <w:rPr>
          <w:rtl w:val="0"/>
        </w:rPr>
        <w:t xml:space="preserve">ALMA's lobbying efforts </w:t>
      </w:r>
      <w:commentRangeStart w:id="91"/>
      <w:r w:rsidDel="00000000" w:rsidR="00000000" w:rsidRPr="00000000">
        <w:rPr>
          <w:rtl w:val="0"/>
        </w:rPr>
        <w:t xml:space="preserve">revealed</w:t>
      </w:r>
      <w:commentRangeEnd w:id="91"/>
      <w:r w:rsidDel="00000000" w:rsidR="00000000" w:rsidRPr="00000000">
        <w:commentReference w:id="91"/>
      </w:r>
      <w:r w:rsidDel="00000000" w:rsidR="00000000" w:rsidRPr="00000000">
        <w:rPr>
          <w:rtl w:val="0"/>
        </w:rPr>
        <w:t xml:space="preserve"> crucial changes to Michigan's adoption laws, particularly Section 710.27, which defined "recognizable information." The law created an absurd paradox: requests for records must not reveal personal details, yet were required to disclose all non-identifying data.</w:t>
      </w:r>
    </w:p>
    <w:p w:rsidR="00000000" w:rsidDel="00000000" w:rsidP="00000000" w:rsidRDefault="00000000" w:rsidRPr="00000000" w14:paraId="0000062E">
      <w:pPr>
        <w:spacing w:after="240" w:before="240" w:lineRule="auto"/>
        <w:rPr/>
      </w:pPr>
      <w:r w:rsidDel="00000000" w:rsidR="00000000" w:rsidRPr="00000000">
        <w:rPr>
          <w:rtl w:val="0"/>
        </w:rPr>
        <w:t xml:space="preserve">This revelation led to an important insight, the report I'd received in 1990 couldn't be the original document, as it was printed in a modern typeface. Someone had retyped it, raising the question: what hidden details might the original document contain that had been deemed too identifying to share?</w:t>
      </w:r>
    </w:p>
    <w:p w:rsidR="00000000" w:rsidDel="00000000" w:rsidP="00000000" w:rsidRDefault="00000000" w:rsidRPr="00000000" w14:paraId="0000062F">
      <w:pPr>
        <w:pStyle w:val="Heading3"/>
        <w:keepNext w:val="0"/>
        <w:keepLines w:val="0"/>
        <w:spacing w:after="80" w:lineRule="auto"/>
        <w:rPr/>
      </w:pPr>
      <w:bookmarkStart w:colFirst="0" w:colLast="0" w:name="_n0we9v8m4qlb" w:id="133"/>
      <w:bookmarkEnd w:id="133"/>
      <w:r w:rsidDel="00000000" w:rsidR="00000000" w:rsidRPr="00000000">
        <w:rPr>
          <w:rtl w:val="0"/>
        </w:rPr>
        <w:t xml:space="preserve">The Breakthrough After Years of Silence</w:t>
      </w:r>
    </w:p>
    <w:p w:rsidR="00000000" w:rsidDel="00000000" w:rsidP="00000000" w:rsidRDefault="00000000" w:rsidRPr="00000000" w14:paraId="00000630">
      <w:pPr>
        <w:spacing w:after="240" w:before="240" w:lineRule="auto"/>
        <w:rPr/>
      </w:pPr>
      <w:r w:rsidDel="00000000" w:rsidR="00000000" w:rsidRPr="00000000">
        <w:rPr>
          <w:rtl w:val="0"/>
        </w:rPr>
        <w:t xml:space="preserve">By late 1995, the landscape had shifted. Maya had started kindergarten, her backpack almost too big for her small frame, while three-year-old Jamil constructed elaborate block cities in the living room. </w:t>
      </w:r>
      <w:commentRangeStart w:id="92"/>
      <w:r w:rsidDel="00000000" w:rsidR="00000000" w:rsidRPr="00000000">
        <w:rPr>
          <w:rtl w:val="0"/>
        </w:rPr>
        <w:t xml:space="preserve">Their growing independence created space for me to reignite my search with renewed determination.</w:t>
      </w:r>
      <w:commentRangeEnd w:id="92"/>
      <w:r w:rsidDel="00000000" w:rsidR="00000000" w:rsidRPr="00000000">
        <w:commentReference w:id="92"/>
      </w:r>
      <w:r w:rsidDel="00000000" w:rsidR="00000000" w:rsidRPr="00000000">
        <w:rPr>
          <w:rtl w:val="0"/>
        </w:rPr>
      </w:r>
    </w:p>
    <w:p w:rsidR="00000000" w:rsidDel="00000000" w:rsidP="00000000" w:rsidRDefault="00000000" w:rsidRPr="00000000" w14:paraId="00000631">
      <w:pPr>
        <w:spacing w:after="240" w:before="240" w:lineRule="auto"/>
        <w:rPr/>
      </w:pPr>
      <w:r w:rsidDel="00000000" w:rsidR="00000000" w:rsidRPr="00000000">
        <w:rPr>
          <w:rtl w:val="0"/>
        </w:rPr>
        <w:t xml:space="preserve">Throughout my search, the three thousand miles between California and Michigan created a particular rhythm to how I shared my progress with my parents. Dad, whose quiet strength had always been my north star, would often ask, "Any news about your search?" His question came as a genuine interest in this chapter of my life.</w:t>
      </w:r>
    </w:p>
    <w:p w:rsidR="00000000" w:rsidDel="00000000" w:rsidP="00000000" w:rsidRDefault="00000000" w:rsidRPr="00000000" w14:paraId="00000632">
      <w:pPr>
        <w:spacing w:after="240" w:before="240" w:lineRule="auto"/>
        <w:rPr/>
      </w:pPr>
      <w:r w:rsidDel="00000000" w:rsidR="00000000" w:rsidRPr="00000000">
        <w:rPr>
          <w:rtl w:val="0"/>
        </w:rPr>
        <w:t xml:space="preserve">What I appreciated most was how Dad never made me feel that my search reflected poorly on him as a father. His questions weren't tinged with insecurity but with the same curious intelligence he brought to everything. These brief affirmations, coming across the phone line in his familiar baritone, carried surprising weight.</w:t>
      </w:r>
    </w:p>
    <w:p w:rsidR="00000000" w:rsidDel="00000000" w:rsidP="00000000" w:rsidRDefault="00000000" w:rsidRPr="00000000" w14:paraId="00000633">
      <w:pPr>
        <w:spacing w:after="240" w:before="240" w:lineRule="auto"/>
        <w:rPr/>
      </w:pPr>
      <w:r w:rsidDel="00000000" w:rsidR="00000000" w:rsidRPr="00000000">
        <w:rPr>
          <w:rtl w:val="0"/>
        </w:rPr>
        <w:t xml:space="preserve">During my visits to Detroit, these long-distance exchanges would transform. Sitting in the living room where I'd grown up, I'd sometimes catch him watching me with an expression I couldn't quite define, not concern, exactly, but a quiet assessment. In those moments, I realized that Dad was witnessing my search not as a rejection of my upbringing, but as an extension of the independent thinking he and Mom had always encouraged.</w:t>
      </w:r>
    </w:p>
    <w:p w:rsidR="00000000" w:rsidDel="00000000" w:rsidP="00000000" w:rsidRDefault="00000000" w:rsidRPr="00000000" w14:paraId="00000634">
      <w:pPr>
        <w:spacing w:after="240" w:before="240" w:lineRule="auto"/>
        <w:rPr/>
      </w:pPr>
      <w:r w:rsidDel="00000000" w:rsidR="00000000" w:rsidRPr="00000000">
        <w:rPr>
          <w:rtl w:val="0"/>
        </w:rPr>
        <w:t xml:space="preserve">Mom's approach was different. She rarely revealed vulnerability, and my intuition suggested that her brave suggestion to search stemmed more from a sense of parental duty than personal desire. Her pragmatism had always been her strength and her shield, and I found myself protecting her emotions just as she had always protected mine. Their unspoken support allowed me the freedom to search without the burden of their feelings, a final parenting gift I only recognized years later.</w:t>
      </w:r>
    </w:p>
    <w:p w:rsidR="00000000" w:rsidDel="00000000" w:rsidP="00000000" w:rsidRDefault="00000000" w:rsidRPr="00000000" w14:paraId="00000635">
      <w:pPr>
        <w:spacing w:after="240" w:before="240" w:lineRule="auto"/>
        <w:rPr/>
      </w:pPr>
      <w:r w:rsidDel="00000000" w:rsidR="00000000" w:rsidRPr="00000000">
        <w:rPr>
          <w:rtl w:val="0"/>
        </w:rPr>
        <w:t xml:space="preserve">By September 1995, I </w:t>
      </w:r>
      <w:ins w:author="June Cross" w:id="33" w:date="2025-07-03T03:44:54Z">
        <w:r w:rsidDel="00000000" w:rsidR="00000000" w:rsidRPr="00000000">
          <w:rPr>
            <w:rtl w:val="0"/>
          </w:rPr>
          <w:t xml:space="preserve">had </w:t>
        </w:r>
      </w:ins>
      <w:r w:rsidDel="00000000" w:rsidR="00000000" w:rsidRPr="00000000">
        <w:rPr>
          <w:rtl w:val="0"/>
        </w:rPr>
        <w:t xml:space="preserve">renewed my search with fresh determination. Over the next year, a frustrating dance with bureaucracy ensued. Letters and meetings with officials at the Probate Court led only to polite responses that my "social file" was lost. After exhausting standard avenues, I decided to pivot. Presuming my birth father practiced law in Michigan, I reached out to Mr. Edward J. Littlejohn, the historian of the Wolverine Bar Association, in November 1996.</w:t>
      </w:r>
    </w:p>
    <w:p w:rsidR="00000000" w:rsidDel="00000000" w:rsidP="00000000" w:rsidRDefault="00000000" w:rsidRPr="00000000" w14:paraId="00000636">
      <w:pPr>
        <w:spacing w:after="240" w:before="240" w:lineRule="auto"/>
        <w:rPr/>
      </w:pPr>
      <w:r w:rsidDel="00000000" w:rsidR="00000000" w:rsidRPr="00000000">
        <w:rPr>
          <w:rtl w:val="0"/>
        </w:rPr>
        <w:t xml:space="preserve">Then on January 4, 1997, the unexpected happened. Ms. Evanski called with news that a copy of my social file had been recorded at the Family Independence Agency. She offered to request a copy and forward it to me.</w:t>
      </w:r>
    </w:p>
    <w:p w:rsidR="00000000" w:rsidDel="00000000" w:rsidP="00000000" w:rsidRDefault="00000000" w:rsidRPr="00000000" w14:paraId="00000637">
      <w:pPr>
        <w:spacing w:after="240" w:before="240" w:lineRule="auto"/>
        <w:rPr/>
      </w:pPr>
      <w:r w:rsidDel="00000000" w:rsidR="00000000" w:rsidRPr="00000000">
        <w:rPr>
          <w:rtl w:val="0"/>
        </w:rPr>
        <w:t xml:space="preserve">The envelope arrived on January 23, 1997, thin, official, unassuming. I held it for several minutes before opening it, running my fingers along the sealed edge. This ordinary paper might contain the key to everything. Finally, with an unsteady breath, I tore it open and unfolded the pages, revealing a copy of the long-missing social file. Although all names were redacted, the names of schools were included:</w:t>
      </w:r>
    </w:p>
    <w:p w:rsidR="00000000" w:rsidDel="00000000" w:rsidP="00000000" w:rsidRDefault="00000000" w:rsidRPr="00000000" w14:paraId="0000063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9">
      <w:pPr>
        <w:spacing w:after="240" w:before="240" w:lineRule="auto"/>
        <w:rPr>
          <w:i w:val="1"/>
        </w:rPr>
      </w:pPr>
      <w:r w:rsidDel="00000000" w:rsidR="00000000" w:rsidRPr="00000000">
        <w:rPr>
          <w:i w:val="1"/>
          <w:rtl w:val="0"/>
        </w:rPr>
        <w:t xml:space="preserve">…had graduated from Harvard College in 1960 and the University of Michigan Law School in 1963.</w:t>
      </w:r>
    </w:p>
    <w:p w:rsidR="00000000" w:rsidDel="00000000" w:rsidP="00000000" w:rsidRDefault="00000000" w:rsidRPr="00000000" w14:paraId="0000063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B">
      <w:pPr>
        <w:pStyle w:val="Heading3"/>
        <w:keepNext w:val="0"/>
        <w:keepLines w:val="0"/>
        <w:spacing w:after="80" w:lineRule="auto"/>
        <w:rPr/>
      </w:pPr>
      <w:bookmarkStart w:colFirst="0" w:colLast="0" w:name="_xok3ear8o1jy" w:id="134"/>
      <w:bookmarkEnd w:id="134"/>
      <w:r w:rsidDel="00000000" w:rsidR="00000000" w:rsidRPr="00000000">
        <w:rPr>
          <w:rtl w:val="0"/>
        </w:rPr>
        <w:t xml:space="preserve">The Discovery and the Void</w:t>
      </w:r>
    </w:p>
    <w:p w:rsidR="00000000" w:rsidDel="00000000" w:rsidP="00000000" w:rsidRDefault="00000000" w:rsidRPr="00000000" w14:paraId="0000063C">
      <w:pPr>
        <w:spacing w:after="240" w:before="240" w:lineRule="auto"/>
        <w:rPr/>
      </w:pPr>
      <w:r w:rsidDel="00000000" w:rsidR="00000000" w:rsidRPr="00000000">
        <w:rPr>
          <w:rtl w:val="0"/>
        </w:rPr>
        <w:t xml:space="preserve">A jolt of recognition ran through me. I immediately called Mr. Littlejohn to share the new findings. A month later, on February 24, 1997, he faxed me a list of seven names and their academic credentials. Among them, only one person matched all the criteria: William Burton Golden, whose educational background perfectly aligned with every hint from my social file. Here, finally, was the name I had been seeking.</w:t>
      </w:r>
    </w:p>
    <w:p w:rsidR="00000000" w:rsidDel="00000000" w:rsidP="00000000" w:rsidRDefault="00000000" w:rsidRPr="00000000" w14:paraId="0000063D">
      <w:pPr>
        <w:spacing w:after="240" w:before="240" w:lineRule="auto"/>
        <w:rPr/>
      </w:pPr>
      <w:r w:rsidDel="00000000" w:rsidR="00000000" w:rsidRPr="00000000">
        <w:rPr>
          <w:rtl w:val="0"/>
        </w:rPr>
        <w:t xml:space="preserve">For the next two days, I returned to the legal directories with renewed purpose, methodically scanning for </w:t>
      </w:r>
      <w:commentRangeStart w:id="93"/>
      <w:r w:rsidDel="00000000" w:rsidR="00000000" w:rsidRPr="00000000">
        <w:rPr>
          <w:rtl w:val="0"/>
        </w:rPr>
        <w:t xml:space="preserve">William Burton Golden. </w:t>
      </w:r>
      <w:commentRangeEnd w:id="93"/>
      <w:r w:rsidDel="00000000" w:rsidR="00000000" w:rsidRPr="00000000">
        <w:commentReference w:id="93"/>
      </w:r>
      <w:r w:rsidDel="00000000" w:rsidR="00000000" w:rsidRPr="00000000">
        <w:rPr>
          <w:rtl w:val="0"/>
        </w:rPr>
        <w:t xml:space="preserve">To my growing frustration, I found no trace of him. The elation of discovery gave way to confusion, how could a Harvard graduate and University of Michigan Law School alumnus simply vanish from legal records?</w:t>
      </w:r>
    </w:p>
    <w:p w:rsidR="00000000" w:rsidDel="00000000" w:rsidP="00000000" w:rsidRDefault="00000000" w:rsidRPr="00000000" w14:paraId="0000063E">
      <w:pPr>
        <w:spacing w:after="240" w:before="240" w:lineRule="auto"/>
        <w:rPr/>
      </w:pPr>
      <w:r w:rsidDel="00000000" w:rsidR="00000000" w:rsidRPr="00000000">
        <w:rPr>
          <w:rtl w:val="0"/>
        </w:rPr>
        <w:t xml:space="preserve">Then a possibility I had never considered in all my years of investigation suddenly dawned on me, what if he was no longer alive?</w:t>
      </w:r>
    </w:p>
    <w:p w:rsidR="00000000" w:rsidDel="00000000" w:rsidP="00000000" w:rsidRDefault="00000000" w:rsidRPr="00000000" w14:paraId="0000063F">
      <w:pPr>
        <w:spacing w:after="240" w:before="240" w:lineRule="auto"/>
        <w:rPr/>
      </w:pPr>
      <w:r w:rsidDel="00000000" w:rsidR="00000000" w:rsidRPr="00000000">
        <w:rPr>
          <w:rtl w:val="0"/>
        </w:rPr>
        <w:t xml:space="preserve">With trembling fingers, I navigated to the Social Security Death Index on February 26, 1997. My heart already knew what my mind refused to accept. There it was, William Burton Golden had died on May 18, 1971, in San Rafael, CA. He had always been "Burton" to his family, not William, a detail that explained why he had eluded my searches for years.</w:t>
      </w:r>
    </w:p>
    <w:p w:rsidR="00000000" w:rsidDel="00000000" w:rsidP="00000000" w:rsidRDefault="00000000" w:rsidRPr="00000000" w14:paraId="00000640">
      <w:pPr>
        <w:spacing w:after="240" w:before="240" w:lineRule="auto"/>
        <w:rPr/>
      </w:pPr>
      <w:r w:rsidDel="00000000" w:rsidR="00000000" w:rsidRPr="00000000">
        <w:rPr>
          <w:rtl w:val="0"/>
        </w:rPr>
        <w:t xml:space="preserve">My stomach clenched, lungs emptied, as I stared numbly at the date on the screen: May 18, 1971. I had been robbed of possibility before knowing it existed. The shock was visceral, like being punched by an invisible fist. I had been seven years old when he died, still collecting matchbox cars and playing in Aunt Mae's yard, completely unaware that death had already sealed a door I hadn't yet discovered existed.</w:t>
      </w:r>
    </w:p>
    <w:p w:rsidR="00000000" w:rsidDel="00000000" w:rsidP="00000000" w:rsidRDefault="00000000" w:rsidRPr="00000000" w14:paraId="00000641">
      <w:pPr>
        <w:spacing w:after="240" w:before="240" w:lineRule="auto"/>
        <w:rPr/>
      </w:pPr>
      <w:r w:rsidDel="00000000" w:rsidR="00000000" w:rsidRPr="00000000">
        <w:rPr>
          <w:rtl w:val="0"/>
        </w:rPr>
        <w:t xml:space="preserve">What hit me hardest wasn't just that I would never meet him, but that I had been robbed of even the possibility without knowing it. Years of searching, only to find... absence. Permanent and irrevocable.</w:t>
      </w:r>
    </w:p>
    <w:p w:rsidR="00000000" w:rsidDel="00000000" w:rsidP="00000000" w:rsidRDefault="00000000" w:rsidRPr="00000000" w14:paraId="00000642">
      <w:pPr>
        <w:spacing w:after="240" w:before="240" w:lineRule="auto"/>
        <w:rPr/>
      </w:pPr>
      <w:r w:rsidDel="00000000" w:rsidR="00000000" w:rsidRPr="00000000">
        <w:rPr>
          <w:rtl w:val="0"/>
        </w:rPr>
        <w:t xml:space="preserve">But ghosts leave traces. William Burton Golden had lived. He had family. He had a story. And somewhere in that story was the beginning of mine.</w:t>
      </w:r>
    </w:p>
    <w:p w:rsidR="00000000" w:rsidDel="00000000" w:rsidP="00000000" w:rsidRDefault="00000000" w:rsidRPr="00000000" w14:paraId="00000643">
      <w:pPr>
        <w:pStyle w:val="Heading3"/>
        <w:keepNext w:val="0"/>
        <w:keepLines w:val="0"/>
        <w:spacing w:after="80" w:lineRule="auto"/>
        <w:rPr/>
      </w:pPr>
      <w:bookmarkStart w:colFirst="0" w:colLast="0" w:name="_tz6h11kxyn31" w:id="135"/>
      <w:bookmarkEnd w:id="135"/>
      <w:r w:rsidDel="00000000" w:rsidR="00000000" w:rsidRPr="00000000">
        <w:rPr>
          <w:rtl w:val="0"/>
        </w:rPr>
        <w:t xml:space="preserve">Traces of Ghosts and First Contact</w:t>
      </w:r>
    </w:p>
    <w:p w:rsidR="00000000" w:rsidDel="00000000" w:rsidP="00000000" w:rsidRDefault="00000000" w:rsidRPr="00000000" w14:paraId="00000644">
      <w:pPr>
        <w:spacing w:after="240" w:before="240" w:lineRule="auto"/>
        <w:rPr/>
      </w:pPr>
      <w:r w:rsidDel="00000000" w:rsidR="00000000" w:rsidRPr="00000000">
        <w:rPr>
          <w:rtl w:val="0"/>
        </w:rPr>
        <w:t xml:space="preserve">When I called Mr. Littlejohn back, my voice was steadier than I expected. The news of William's death had changed everything, and nothing. I still needed to know.</w:t>
      </w:r>
    </w:p>
    <w:p w:rsidR="00000000" w:rsidDel="00000000" w:rsidP="00000000" w:rsidRDefault="00000000" w:rsidRPr="00000000" w14:paraId="00000645">
      <w:pPr>
        <w:spacing w:after="240" w:before="240" w:lineRule="auto"/>
        <w:rPr/>
      </w:pPr>
      <w:r w:rsidDel="00000000" w:rsidR="00000000" w:rsidRPr="00000000">
        <w:rPr>
          <w:rtl w:val="0"/>
        </w:rPr>
        <w:t xml:space="preserve">Two days later, on March 3, 1997, Mr. Littlejohn faxed me an autobiographical sketch written by James R. Golden, William's father. A cold ripple passed through me as I held the paper. Here was something tangible, words written by my grandfather about his son, my father. Then came another revelation: William's sister, Mrs. Phyllis Butler, was a practicing lawyer in Detroit. Mr. Littlejohn provided her work address and phone number.</w:t>
      </w:r>
    </w:p>
    <w:p w:rsidR="00000000" w:rsidDel="00000000" w:rsidP="00000000" w:rsidRDefault="00000000" w:rsidRPr="00000000" w14:paraId="00000646">
      <w:pPr>
        <w:spacing w:after="240" w:before="240" w:lineRule="auto"/>
        <w:rPr/>
      </w:pPr>
      <w:r w:rsidDel="00000000" w:rsidR="00000000" w:rsidRPr="00000000">
        <w:rPr>
          <w:rtl w:val="0"/>
        </w:rPr>
        <w:t xml:space="preserve">The pieces of the puzzle were falling into place, and the truth that had eluded me for so long was finally within reach. I stared at Phyllis Butler's phone number for a long time. This woman, my aunt, might not even know I existed. She had lived her life in Detroit, practicing law, while I grew up just miles away.</w:t>
      </w:r>
    </w:p>
    <w:p w:rsidR="00000000" w:rsidDel="00000000" w:rsidP="00000000" w:rsidRDefault="00000000" w:rsidRPr="00000000" w14:paraId="00000647">
      <w:pPr>
        <w:spacing w:after="240" w:before="240" w:lineRule="auto"/>
        <w:rPr/>
      </w:pPr>
      <w:r w:rsidDel="00000000" w:rsidR="00000000" w:rsidRPr="00000000">
        <w:rPr>
          <w:rtl w:val="0"/>
        </w:rPr>
        <w:t xml:space="preserve">Now that I knew the identity of my birth father, I was faced with an unexpected conundrum. What was it that I truly sought?</w:t>
      </w:r>
    </w:p>
    <w:p w:rsidR="00000000" w:rsidDel="00000000" w:rsidP="00000000" w:rsidRDefault="00000000" w:rsidRPr="00000000" w14:paraId="00000648">
      <w:pPr>
        <w:spacing w:after="240" w:before="240" w:lineRule="auto"/>
        <w:rPr/>
      </w:pPr>
      <w:r w:rsidDel="00000000" w:rsidR="00000000" w:rsidRPr="00000000">
        <w:rPr>
          <w:rtl w:val="0"/>
        </w:rPr>
        <w:t xml:space="preserve">My quest had evolved into something much deeper</w:t>
      </w:r>
      <w:commentRangeStart w:id="94"/>
      <w:r w:rsidDel="00000000" w:rsidR="00000000" w:rsidRPr="00000000">
        <w:rPr>
          <w:rtl w:val="0"/>
        </w:rPr>
        <w:t xml:space="preserve">. Despite the boundless love and support from my family, I felt a persistent sense of being an "other." I was Derrick, an individual in a world where everyone else seemed to belong to a collective. I had no photographs of people who looked like me, no stories of ancestors to share.</w:t>
      </w:r>
      <w:commentRangeEnd w:id="94"/>
      <w:r w:rsidDel="00000000" w:rsidR="00000000" w:rsidRPr="00000000">
        <w:commentReference w:id="94"/>
      </w:r>
      <w:r w:rsidDel="00000000" w:rsidR="00000000" w:rsidRPr="00000000">
        <w:rPr>
          <w:rtl w:val="0"/>
        </w:rPr>
      </w:r>
    </w:p>
    <w:p w:rsidR="00000000" w:rsidDel="00000000" w:rsidP="00000000" w:rsidRDefault="00000000" w:rsidRPr="00000000" w14:paraId="00000649">
      <w:pPr>
        <w:spacing w:after="240" w:before="240" w:lineRule="auto"/>
        <w:rPr/>
      </w:pPr>
      <w:r w:rsidDel="00000000" w:rsidR="00000000" w:rsidRPr="00000000">
        <w:rPr>
          <w:rtl w:val="0"/>
        </w:rPr>
        <w:t xml:space="preserve">Searching for my birth parents was like archaeology of the self, carefully brushing away decades of dust to reveal fragments of a forgotten civilization that somehow produced me.</w:t>
      </w:r>
    </w:p>
    <w:p w:rsidR="00000000" w:rsidDel="00000000" w:rsidP="00000000" w:rsidRDefault="00000000" w:rsidRPr="00000000" w14:paraId="0000064A">
      <w:pPr>
        <w:spacing w:after="240" w:before="240" w:lineRule="auto"/>
        <w:rPr/>
      </w:pPr>
      <w:r w:rsidDel="00000000" w:rsidR="00000000" w:rsidRPr="00000000">
        <w:rPr>
          <w:rtl w:val="0"/>
        </w:rPr>
        <w:t xml:space="preserve">Determined to fill this void, I reached out to my Aunt Phyllis by phone on March 5, 1997. "Hello, my name is Derrick Burns. You don't know me, but I have some news to share with you. I am your late brother's son."</w:t>
      </w:r>
    </w:p>
    <w:p w:rsidR="00000000" w:rsidDel="00000000" w:rsidP="00000000" w:rsidRDefault="00000000" w:rsidRPr="00000000" w14:paraId="0000064B">
      <w:pPr>
        <w:spacing w:after="240" w:before="240" w:lineRule="auto"/>
        <w:rPr/>
      </w:pPr>
      <w:r w:rsidDel="00000000" w:rsidR="00000000" w:rsidRPr="00000000">
        <w:rPr>
          <w:rtl w:val="0"/>
        </w:rPr>
        <w:t xml:space="preserve">Phyllis was understandably shocked and confused. "Is this a prank? Are you mistaken? Why are you calling me?" she asked, her voice tinged with disbelief. Realizing this wasn't the right time or place, she gave me her home phone number so we could talk more privately later.</w:t>
      </w:r>
    </w:p>
    <w:p w:rsidR="00000000" w:rsidDel="00000000" w:rsidP="00000000" w:rsidRDefault="00000000" w:rsidRPr="00000000" w14:paraId="0000064C">
      <w:pPr>
        <w:spacing w:after="240" w:before="240" w:lineRule="auto"/>
        <w:rPr/>
      </w:pPr>
      <w:r w:rsidDel="00000000" w:rsidR="00000000" w:rsidRPr="00000000">
        <w:rPr>
          <w:rtl w:val="0"/>
        </w:rPr>
        <w:t xml:space="preserve">During our second call, Phyllis confessed she knew nothing about her brother having a child. She speculated that perhaps I was the son of his girlfriend Susan, a white woman she remembered from those days.</w:t>
      </w:r>
    </w:p>
    <w:p w:rsidR="00000000" w:rsidDel="00000000" w:rsidP="00000000" w:rsidRDefault="00000000" w:rsidRPr="00000000" w14:paraId="0000064D">
      <w:pPr>
        <w:spacing w:after="240" w:before="240" w:lineRule="auto"/>
        <w:rPr/>
      </w:pPr>
      <w:r w:rsidDel="00000000" w:rsidR="00000000" w:rsidRPr="00000000">
        <w:rPr>
          <w:rtl w:val="0"/>
        </w:rPr>
        <w:t xml:space="preserve">I explained how I had uncovered the identity of her brother. I told her about my loving upbringing, my happy family with my wife and two children, my Ivy League education, and anything else I could think of to reassure her. I wanted her to know I wasn't after anything from her.</w:t>
      </w:r>
    </w:p>
    <w:p w:rsidR="00000000" w:rsidDel="00000000" w:rsidP="00000000" w:rsidRDefault="00000000" w:rsidRPr="00000000" w14:paraId="0000064E">
      <w:pPr>
        <w:spacing w:after="240" w:before="240" w:lineRule="auto"/>
        <w:rPr/>
      </w:pPr>
      <w:r w:rsidDel="00000000" w:rsidR="00000000" w:rsidRPr="00000000">
        <w:rPr>
          <w:rtl w:val="0"/>
        </w:rPr>
        <w:t xml:space="preserve">But deep down, I knew that wasn't entirely true. I did want something from Phyllis, though I couldn't quite articulate what it was. It certainly wasn't money; our careers provided comfortably for our needs. It wasn't love either. I had "wonderful loving parents," without a hint of sarcasm.</w:t>
      </w:r>
    </w:p>
    <w:p w:rsidR="00000000" w:rsidDel="00000000" w:rsidP="00000000" w:rsidRDefault="00000000" w:rsidRPr="00000000" w14:paraId="0000064F">
      <w:pPr>
        <w:spacing w:after="240" w:before="240" w:lineRule="auto"/>
        <w:rPr/>
      </w:pPr>
      <w:r w:rsidDel="00000000" w:rsidR="00000000" w:rsidRPr="00000000">
        <w:rPr>
          <w:rtl w:val="0"/>
        </w:rPr>
        <w:t xml:space="preserve">During our third call, Phyllis's demeanor abruptly shifted to hostility, her voice edged with suspicion born from years of fiercely guarding her family's past. "Why are you looking for your father? Most people seek their mother!" she snapped.</w:t>
      </w:r>
    </w:p>
    <w:p w:rsidR="00000000" w:rsidDel="00000000" w:rsidP="00000000" w:rsidRDefault="00000000" w:rsidRPr="00000000" w14:paraId="00000650">
      <w:pPr>
        <w:spacing w:after="240" w:before="240" w:lineRule="auto"/>
        <w:rPr/>
      </w:pPr>
      <w:r w:rsidDel="00000000" w:rsidR="00000000" w:rsidRPr="00000000">
        <w:rPr>
          <w:rtl w:val="0"/>
        </w:rPr>
        <w:t xml:space="preserve">Phyllis's hostility stung, but I sensed beneath it a deeper fear, an instinctive guarding of family legacy. Her comment about seeking my mother struck a chord. Why hadn't I thought to look for my birth mother first? It had seemed natural to seek out my birth father, someone I identified with as a well-educated, presumably successful black man.</w:t>
      </w:r>
    </w:p>
    <w:p w:rsidR="00000000" w:rsidDel="00000000" w:rsidP="00000000" w:rsidRDefault="00000000" w:rsidRPr="00000000" w14:paraId="00000651">
      <w:pPr>
        <w:spacing w:after="240" w:before="240" w:lineRule="auto"/>
        <w:rPr/>
      </w:pPr>
      <w:r w:rsidDel="00000000" w:rsidR="00000000" w:rsidRPr="00000000">
        <w:rPr>
          <w:rtl w:val="0"/>
        </w:rPr>
        <w:t xml:space="preserve">Nevertheless, it seemed this path was a dead end. Phyllis made it clear she didn't trust me or my motives. But even as she tried to shut the door, I detected something in her voice, guarded, but not fully closed, that suggested she wasn't done thinking about me. Questions clearly nagged at her: "Who was this young man who had reached out?" "Could he actually be a son of her deceased brother?" The uncertainty lingered, and with it, a thin thread of possibility.</w:t>
      </w:r>
    </w:p>
    <w:p w:rsidR="00000000" w:rsidDel="00000000" w:rsidP="00000000" w:rsidRDefault="00000000" w:rsidRPr="00000000" w14:paraId="00000652">
      <w:pPr>
        <w:pStyle w:val="Heading3"/>
        <w:keepNext w:val="0"/>
        <w:keepLines w:val="0"/>
        <w:spacing w:after="80" w:lineRule="auto"/>
        <w:rPr/>
      </w:pPr>
      <w:bookmarkStart w:colFirst="0" w:colLast="0" w:name="_qhb3qjk1f61s" w:id="136"/>
      <w:bookmarkEnd w:id="136"/>
      <w:r w:rsidDel="00000000" w:rsidR="00000000" w:rsidRPr="00000000">
        <w:rPr>
          <w:rtl w:val="0"/>
        </w:rPr>
        <w:t xml:space="preserve">First Connection</w:t>
      </w:r>
    </w:p>
    <w:p w:rsidR="00000000" w:rsidDel="00000000" w:rsidP="00000000" w:rsidRDefault="00000000" w:rsidRPr="00000000" w14:paraId="00000653">
      <w:pPr>
        <w:spacing w:after="240" w:before="240" w:lineRule="auto"/>
        <w:rPr/>
      </w:pPr>
      <w:r w:rsidDel="00000000" w:rsidR="00000000" w:rsidRPr="00000000">
        <w:rPr>
          <w:rtl w:val="0"/>
        </w:rPr>
        <w:t xml:space="preserve">My black lucent Merlin phone lit up at 7PM, an unusual hour for an outside line call.</w:t>
      </w:r>
    </w:p>
    <w:p w:rsidR="00000000" w:rsidDel="00000000" w:rsidP="00000000" w:rsidRDefault="00000000" w:rsidRPr="00000000" w14:paraId="00000654">
      <w:pPr>
        <w:spacing w:after="240" w:before="240" w:lineRule="auto"/>
        <w:rPr/>
      </w:pPr>
      <w:r w:rsidDel="00000000" w:rsidR="00000000" w:rsidRPr="00000000">
        <w:rPr>
          <w:rtl w:val="0"/>
        </w:rPr>
        <w:t xml:space="preserve">"Hello, may I please speak to Derrick," the caller asked. </w:t>
      </w:r>
    </w:p>
    <w:p w:rsidR="00000000" w:rsidDel="00000000" w:rsidP="00000000" w:rsidRDefault="00000000" w:rsidRPr="00000000" w14:paraId="00000655">
      <w:pPr>
        <w:spacing w:after="240" w:before="240" w:lineRule="auto"/>
        <w:rPr/>
      </w:pPr>
      <w:r w:rsidDel="00000000" w:rsidR="00000000" w:rsidRPr="00000000">
        <w:rPr>
          <w:rtl w:val="0"/>
        </w:rPr>
        <w:t xml:space="preserve">"This is he." "This is Karen Butler. I believe that you spoke to my mother Phyllis Butler." </w:t>
      </w:r>
    </w:p>
    <w:p w:rsidR="00000000" w:rsidDel="00000000" w:rsidP="00000000" w:rsidRDefault="00000000" w:rsidRPr="00000000" w14:paraId="00000656">
      <w:pPr>
        <w:spacing w:after="240" w:before="240" w:lineRule="auto"/>
        <w:rPr/>
      </w:pPr>
      <w:r w:rsidDel="00000000" w:rsidR="00000000" w:rsidRPr="00000000">
        <w:rPr>
          <w:rtl w:val="0"/>
        </w:rPr>
        <w:t xml:space="preserve">"Hello Karen!" I said excitedly. </w:t>
      </w:r>
    </w:p>
    <w:p w:rsidR="00000000" w:rsidDel="00000000" w:rsidP="00000000" w:rsidRDefault="00000000" w:rsidRPr="00000000" w14:paraId="00000657">
      <w:pPr>
        <w:spacing w:after="240" w:before="240" w:lineRule="auto"/>
        <w:rPr/>
      </w:pPr>
      <w:r w:rsidDel="00000000" w:rsidR="00000000" w:rsidRPr="00000000">
        <w:rPr>
          <w:rtl w:val="0"/>
        </w:rPr>
        <w:t xml:space="preserve">After my interactions with Phyllis, I had thought my quest had ended.</w:t>
      </w:r>
    </w:p>
    <w:p w:rsidR="00000000" w:rsidDel="00000000" w:rsidP="00000000" w:rsidRDefault="00000000" w:rsidRPr="00000000" w14:paraId="00000658">
      <w:pPr>
        <w:spacing w:after="240" w:before="240" w:lineRule="auto"/>
        <w:rPr/>
      </w:pPr>
      <w:r w:rsidDel="00000000" w:rsidR="00000000" w:rsidRPr="00000000">
        <w:rPr>
          <w:rtl w:val="0"/>
        </w:rPr>
        <w:t xml:space="preserve">Her voice carried a warmth that contrasted sharply with her mother's defensive tone during our calls. Where Phyllis had been guarded, Karen's words flowed with genuine curiosity.</w:t>
      </w:r>
    </w:p>
    <w:p w:rsidR="00000000" w:rsidDel="00000000" w:rsidP="00000000" w:rsidRDefault="00000000" w:rsidRPr="00000000" w14:paraId="00000659">
      <w:pPr>
        <w:spacing w:after="240" w:before="240" w:lineRule="auto"/>
        <w:rPr/>
      </w:pPr>
      <w:r w:rsidDel="00000000" w:rsidR="00000000" w:rsidRPr="00000000">
        <w:rPr>
          <w:rtl w:val="0"/>
        </w:rPr>
        <w:t xml:space="preserve">I later learned that Karen's decision to call hadn't been simple. Phyllis had mentioned our conversations to her daughter almost as a warning, be careful of this stranger claiming to be Burton's son. But Karen, analytical and fair-minded like the attorneys in her family, approached the situation differently. 'I thought you deserved at least a conversation,' she would tell me years later. 'Whatever the truth was, shutting the door completely didn't seem right.'</w:t>
      </w:r>
    </w:p>
    <w:p w:rsidR="00000000" w:rsidDel="00000000" w:rsidP="00000000" w:rsidRDefault="00000000" w:rsidRPr="00000000" w14:paraId="0000065A">
      <w:pPr>
        <w:spacing w:after="240" w:before="240" w:lineRule="auto"/>
        <w:rPr/>
      </w:pPr>
      <w:r w:rsidDel="00000000" w:rsidR="00000000" w:rsidRPr="00000000">
        <w:rPr>
          <w:rtl w:val="0"/>
        </w:rPr>
        <w:t xml:space="preserve">We met at Fishbones, a restaurant in Greektown that Karen had suggested. I arrived twenty minutes early, claiming a corner table where I could watch the door. My palms were damp despite the air conditioning. What if we had nothing in common? What if the connection I sought wasn't there?</w:t>
      </w:r>
    </w:p>
    <w:p w:rsidR="00000000" w:rsidDel="00000000" w:rsidP="00000000" w:rsidRDefault="00000000" w:rsidRPr="00000000" w14:paraId="0000065B">
      <w:pPr>
        <w:spacing w:after="240" w:before="240" w:lineRule="auto"/>
        <w:rPr/>
      </w:pPr>
      <w:r w:rsidDel="00000000" w:rsidR="00000000" w:rsidRPr="00000000">
        <w:rPr>
          <w:rtl w:val="0"/>
        </w:rPr>
        <w:t xml:space="preserve">When Karen walked in, time dilated. She navigated between tables with confident grace, scanning faces until our eyes locked across the crowded room. Something clicked instantly, not quite recognition, but an uncanny familiarity, as if meeting someone I'd known in a forgotten dream. Her light skin and curly hair reminded me not of myself, but of the girls I had found attractive during my adolescence. The ironic realization that she was "my type" made me chuckle inwardly, a bullet dodged indeed!</w:t>
      </w:r>
    </w:p>
    <w:p w:rsidR="00000000" w:rsidDel="00000000" w:rsidP="00000000" w:rsidRDefault="00000000" w:rsidRPr="00000000" w14:paraId="0000065C">
      <w:pPr>
        <w:spacing w:after="240" w:before="240" w:lineRule="auto"/>
        <w:rPr/>
      </w:pPr>
      <w:r w:rsidDel="00000000" w:rsidR="00000000" w:rsidRPr="00000000">
        <w:rPr>
          <w:rtl w:val="0"/>
        </w:rPr>
        <w:t xml:space="preserve">Our conversation that evening flowed with surprising ease. We discovered shared interests that went beyond coincidence. The ease with which we fell into intellectual rapport felt both strange and natural, we were strangers with the unconscious rhythms of family.</w:t>
      </w:r>
    </w:p>
    <w:p w:rsidR="00000000" w:rsidDel="00000000" w:rsidP="00000000" w:rsidRDefault="00000000" w:rsidRPr="00000000" w14:paraId="0000065D">
      <w:pPr>
        <w:spacing w:after="240" w:before="240" w:lineRule="auto"/>
        <w:rPr/>
      </w:pPr>
      <w:r w:rsidDel="00000000" w:rsidR="00000000" w:rsidRPr="00000000">
        <w:rPr>
          <w:rtl w:val="0"/>
        </w:rPr>
        <w:t xml:space="preserve">What struck me even more was the discovery of our overlapping social worlds. As we talked about Mercy High School, where she had attended, I realized we knew many of the same people. For the first time, I felt a bond with people who thought like me. Here was tangible proof of my intellectual roots, a family of analytical minds spanning generations.</w:t>
      </w:r>
    </w:p>
    <w:p w:rsidR="00000000" w:rsidDel="00000000" w:rsidP="00000000" w:rsidRDefault="00000000" w:rsidRPr="00000000" w14:paraId="0000065E">
      <w:pPr>
        <w:spacing w:after="240" w:before="240" w:lineRule="auto"/>
        <w:rPr/>
      </w:pPr>
      <w:r w:rsidDel="00000000" w:rsidR="00000000" w:rsidRPr="00000000">
        <w:rPr>
          <w:rtl w:val="0"/>
        </w:rPr>
        <w:t xml:space="preserve">That evening with Karen transformed my understanding of what I had been seeking all along. Beyond medical histories and biographical details, I had yearned for this precise feeling, recognition of self in another, the experience of intellectual kinship that went beyond mere genetic connection. As we parted that night, I realized I had found something more valuable than facts: I had found living proof that my analytical mind hadn't emerged from nowhere but had roots in a lineage I was only beginning to discover.</w:t>
      </w:r>
    </w:p>
    <w:p w:rsidR="00000000" w:rsidDel="00000000" w:rsidP="00000000" w:rsidRDefault="00000000" w:rsidRPr="00000000" w14:paraId="0000065F">
      <w:pPr>
        <w:spacing w:after="240" w:before="240" w:lineRule="auto"/>
        <w:rPr/>
      </w:pPr>
      <w:r w:rsidDel="00000000" w:rsidR="00000000" w:rsidRPr="00000000">
        <w:rPr>
          <w:rtl w:val="0"/>
        </w:rPr>
        <w:t xml:space="preserve">Our relationship developed gradually over the following years. We settled into a rhythm that suited us both, occasional phone calls, holiday cards, and sporadically shared family news.</w:t>
      </w:r>
    </w:p>
    <w:p w:rsidR="00000000" w:rsidDel="00000000" w:rsidP="00000000" w:rsidRDefault="00000000" w:rsidRPr="00000000" w14:paraId="00000660">
      <w:pPr>
        <w:pStyle w:val="Heading3"/>
        <w:keepNext w:val="0"/>
        <w:keepLines w:val="0"/>
        <w:spacing w:after="80" w:lineRule="auto"/>
        <w:rPr/>
      </w:pPr>
      <w:bookmarkStart w:colFirst="0" w:colLast="0" w:name="_lyc2jvlhple" w:id="137"/>
      <w:bookmarkEnd w:id="137"/>
      <w:r w:rsidDel="00000000" w:rsidR="00000000" w:rsidRPr="00000000">
        <w:rPr>
          <w:rtl w:val="0"/>
        </w:rPr>
        <w:t xml:space="preserve">Uncovering My Father's Life</w:t>
      </w:r>
    </w:p>
    <w:p w:rsidR="00000000" w:rsidDel="00000000" w:rsidP="00000000" w:rsidRDefault="00000000" w:rsidRPr="00000000" w14:paraId="00000661">
      <w:pPr>
        <w:spacing w:after="240" w:before="240" w:lineRule="auto"/>
        <w:rPr/>
      </w:pPr>
      <w:r w:rsidDel="00000000" w:rsidR="00000000" w:rsidRPr="00000000">
        <w:rPr>
          <w:rtl w:val="0"/>
        </w:rPr>
        <w:t xml:space="preserve">Through Karen and later conversations with Phyllis, I learned that my father had married a concert pianist named Althea Robinson. </w:t>
      </w:r>
      <w:commentRangeStart w:id="95"/>
      <w:r w:rsidDel="00000000" w:rsidR="00000000" w:rsidRPr="00000000">
        <w:rPr>
          <w:rtl w:val="0"/>
        </w:rPr>
        <w:t xml:space="preserve">They had twin daughters, Angela and Jennifer, born in 1969. </w:t>
      </w:r>
      <w:commentRangeEnd w:id="95"/>
      <w:r w:rsidDel="00000000" w:rsidR="00000000" w:rsidRPr="00000000">
        <w:commentReference w:id="95"/>
      </w:r>
      <w:r w:rsidDel="00000000" w:rsidR="00000000" w:rsidRPr="00000000">
        <w:rPr>
          <w:rtl w:val="0"/>
        </w:rPr>
        <w:t xml:space="preserve">I had two half-sisters, one living in New York City near her mother and stepfather, the other teaching at Phillips Andover Academy in Massachusetts.</w:t>
      </w:r>
    </w:p>
    <w:p w:rsidR="00000000" w:rsidDel="00000000" w:rsidP="00000000" w:rsidRDefault="00000000" w:rsidRPr="00000000" w14:paraId="00000662">
      <w:pPr>
        <w:spacing w:after="240" w:before="240" w:lineRule="auto"/>
        <w:rPr/>
      </w:pPr>
      <w:r w:rsidDel="00000000" w:rsidR="00000000" w:rsidRPr="00000000">
        <w:rPr>
          <w:rtl w:val="0"/>
        </w:rPr>
        <w:t xml:space="preserve">In April 1997, during a sabbatical from my job at Silicon Graphics, I decided to reach out to Althea. I wrote her a letter, and she called me a few days later. Our conversation was warm and open. She seemed genuinely pleased to hear from me and said she had much to tell me about Burton and his family when we could meet in person. She mentioned that Burton had been "treated" at the time of his death, a hint at circumstances I would learn more about later.</w:t>
      </w:r>
    </w:p>
    <w:p w:rsidR="00000000" w:rsidDel="00000000" w:rsidP="00000000" w:rsidRDefault="00000000" w:rsidRPr="00000000" w14:paraId="00000663">
      <w:pPr>
        <w:spacing w:after="240" w:before="240" w:lineRule="auto"/>
        <w:rPr/>
      </w:pPr>
      <w:r w:rsidDel="00000000" w:rsidR="00000000" w:rsidRPr="00000000">
        <w:rPr>
          <w:rtl w:val="0"/>
        </w:rPr>
        <w:t xml:space="preserve">I planned a trip to New York City during my sabbatical to meet Althea and hopefully my half-sisters, though Karen had told me they weren't ready to meet me yet. Before my trip, I had sent an email to Angela at PC Magazine where she worked, but received no response.</w:t>
      </w:r>
    </w:p>
    <w:p w:rsidR="00000000" w:rsidDel="00000000" w:rsidP="00000000" w:rsidRDefault="00000000" w:rsidRPr="00000000" w14:paraId="00000664">
      <w:pPr>
        <w:pStyle w:val="Heading3"/>
        <w:keepNext w:val="0"/>
        <w:keepLines w:val="0"/>
        <w:spacing w:after="80" w:lineRule="auto"/>
        <w:rPr/>
      </w:pPr>
      <w:bookmarkStart w:colFirst="0" w:colLast="0" w:name="_eioqeh8hvjpk" w:id="138"/>
      <w:bookmarkEnd w:id="138"/>
      <w:r w:rsidDel="00000000" w:rsidR="00000000" w:rsidRPr="00000000">
        <w:rPr>
          <w:rtl w:val="0"/>
        </w:rPr>
        <w:t xml:space="preserve">The Other Half of My Story</w:t>
      </w:r>
    </w:p>
    <w:p w:rsidR="00000000" w:rsidDel="00000000" w:rsidP="00000000" w:rsidRDefault="00000000" w:rsidRPr="00000000" w14:paraId="00000665">
      <w:pPr>
        <w:spacing w:after="240" w:before="240" w:lineRule="auto"/>
        <w:rPr/>
      </w:pPr>
      <w:r w:rsidDel="00000000" w:rsidR="00000000" w:rsidRPr="00000000">
        <w:rPr>
          <w:rtl w:val="0"/>
        </w:rPr>
        <w:t xml:space="preserve">Meanwhile, my thoughts began to turn toward finding my birth mother. I had her birth date (April 13, 1941) and those of her two siblings from the social file. I also knew that her mother was born in Detroit. From the interview copy I received in January, I was able to deduce the number of letters in her first and last names.</w:t>
      </w:r>
    </w:p>
    <w:p w:rsidR="00000000" w:rsidDel="00000000" w:rsidP="00000000" w:rsidRDefault="00000000" w:rsidRPr="00000000" w14:paraId="00000666">
      <w:pPr>
        <w:spacing w:after="240" w:before="240" w:lineRule="auto"/>
        <w:rPr/>
      </w:pPr>
      <w:r w:rsidDel="00000000" w:rsidR="00000000" w:rsidRPr="00000000">
        <w:rPr>
          <w:rtl w:val="0"/>
        </w:rPr>
        <w:t xml:space="preserve">I posted these facts to an internet mailing list of adoptees. Most responses were well-wishes, but one stood out. Daryl Royal from Dearborn, Michigan, who had also been born at Crittenton Hospital, suggested I examine the Detroit Legal News for birth notices of my birth mother and her siblings. He explained that back issues could be found at the Detroit Public Library.</w:t>
      </w:r>
    </w:p>
    <w:p w:rsidR="00000000" w:rsidDel="00000000" w:rsidP="00000000" w:rsidRDefault="00000000" w:rsidRPr="00000000" w14:paraId="00000667">
      <w:pPr>
        <w:spacing w:after="240" w:before="240" w:lineRule="auto"/>
        <w:rPr/>
      </w:pPr>
      <w:r w:rsidDel="00000000" w:rsidR="00000000" w:rsidRPr="00000000">
        <w:rPr>
          <w:rtl w:val="0"/>
        </w:rPr>
        <w:t xml:space="preserve">On April 21, I began a 10-week sabbatical from Silicon Graphics, originally planning to work on home repairs and my dissertation. Instead, I found myself drawn into two life-changing pursuits: interviewing with Virage for a much-needed career change, and finally, seriously searching for my birth mother.</w:t>
      </w:r>
    </w:p>
    <w:p w:rsidR="00000000" w:rsidDel="00000000" w:rsidP="00000000" w:rsidRDefault="00000000" w:rsidRPr="00000000" w14:paraId="00000668">
      <w:pPr>
        <w:spacing w:after="240" w:before="240" w:lineRule="auto"/>
        <w:rPr/>
      </w:pPr>
      <w:r w:rsidDel="00000000" w:rsidR="00000000" w:rsidRPr="00000000">
        <w:rPr>
          <w:rtl w:val="0"/>
        </w:rPr>
        <w:t xml:space="preserve">With my days free from corporate demands, I could fully dedicate myself to the search. Gina supported me wholeheartedly but worried about what it might stir up emotionally. </w:t>
      </w:r>
    </w:p>
    <w:p w:rsidR="00000000" w:rsidDel="00000000" w:rsidP="00000000" w:rsidRDefault="00000000" w:rsidRPr="00000000" w14:paraId="00000669">
      <w:pPr>
        <w:spacing w:after="240" w:before="240" w:lineRule="auto"/>
        <w:rPr/>
      </w:pPr>
      <w:r w:rsidDel="00000000" w:rsidR="00000000" w:rsidRPr="00000000">
        <w:rPr>
          <w:rtl w:val="0"/>
        </w:rPr>
        <w:t xml:space="preserve">"Just be prepared for anything," she cautioned one night, her eyes meeting mine over her cup of tea. </w:t>
      </w:r>
    </w:p>
    <w:p w:rsidR="00000000" w:rsidDel="00000000" w:rsidP="00000000" w:rsidRDefault="00000000" w:rsidRPr="00000000" w14:paraId="0000066A">
      <w:pPr>
        <w:spacing w:after="240" w:before="240" w:lineRule="auto"/>
        <w:rPr/>
      </w:pPr>
      <w:r w:rsidDel="00000000" w:rsidR="00000000" w:rsidRPr="00000000">
        <w:rPr>
          <w:rtl w:val="0"/>
        </w:rPr>
        <w:t xml:space="preserve">"People have complex reasons for the choices they make."</w:t>
      </w:r>
    </w:p>
    <w:p w:rsidR="00000000" w:rsidDel="00000000" w:rsidP="00000000" w:rsidRDefault="00000000" w:rsidRPr="00000000" w14:paraId="0000066B">
      <w:pPr>
        <w:pStyle w:val="Heading3"/>
        <w:keepNext w:val="0"/>
        <w:keepLines w:val="0"/>
        <w:spacing w:after="80" w:lineRule="auto"/>
        <w:rPr/>
      </w:pPr>
      <w:bookmarkStart w:colFirst="0" w:colLast="0" w:name="_1m7nk5nayc7c" w:id="139"/>
      <w:bookmarkEnd w:id="139"/>
      <w:r w:rsidDel="00000000" w:rsidR="00000000" w:rsidRPr="00000000">
        <w:rPr>
          <w:rtl w:val="0"/>
        </w:rPr>
        <w:t xml:space="preserve">Discovering My Mother's Face</w:t>
      </w:r>
    </w:p>
    <w:p w:rsidR="00000000" w:rsidDel="00000000" w:rsidP="00000000" w:rsidRDefault="00000000" w:rsidRPr="00000000" w14:paraId="0000066C">
      <w:pPr>
        <w:spacing w:after="240" w:before="240" w:lineRule="auto"/>
        <w:rPr/>
      </w:pPr>
      <w:r w:rsidDel="00000000" w:rsidR="00000000" w:rsidRPr="00000000">
        <w:rPr>
          <w:rtl w:val="0"/>
        </w:rPr>
        <w:t xml:space="preserve">The moment I landed in Detroit, I felt a strange mixture of homecoming and hunting. This city had shaped both my adoptive life and, unknowingly, held the secrets of my biological beginnings, two separate worlds existing in the same geographic space for decades. I was no longer just a former resident returning; I was a detective seeking clues to my own existence.</w:t>
      </w:r>
    </w:p>
    <w:p w:rsidR="00000000" w:rsidDel="00000000" w:rsidP="00000000" w:rsidRDefault="00000000" w:rsidRPr="00000000" w14:paraId="0000066D">
      <w:pPr>
        <w:spacing w:after="240" w:before="240" w:lineRule="auto"/>
        <w:rPr/>
      </w:pPr>
      <w:r w:rsidDel="00000000" w:rsidR="00000000" w:rsidRPr="00000000">
        <w:rPr>
          <w:rtl w:val="0"/>
        </w:rPr>
        <w:t xml:space="preserve">By Wednesday, June 4, my search led me to the magnificent main branch of the Detroit Public Library on Woodward Avenue. As I approached the imposing Italian Renaissance structure, its white Vermont marble façade gleaming in the morning light, I felt both intimidated and hopeful. This architectural masterpiece housed secrets of my past within its walls.</w:t>
      </w:r>
    </w:p>
    <w:p w:rsidR="00000000" w:rsidDel="00000000" w:rsidP="00000000" w:rsidRDefault="00000000" w:rsidRPr="00000000" w14:paraId="0000066E">
      <w:pPr>
        <w:spacing w:after="240" w:before="240" w:lineRule="auto"/>
        <w:rPr/>
      </w:pPr>
      <w:r w:rsidDel="00000000" w:rsidR="00000000" w:rsidRPr="00000000">
        <w:rPr>
          <w:rtl w:val="0"/>
        </w:rPr>
        <w:t xml:space="preserve">Inside, I was directed to the Burton Historical Collection, its classical details and hushed reverence setting the stage for genealogical research. The ornate murals depicting Detroit's history seemed to watch over me as I explained my mission to the librarian, an older gentleman whose silver-rimmed glasses reflected genuine interest. "Forward searching is harder than backward," he noted with a knowing smile. "But you've come to the right place."</w:t>
      </w:r>
    </w:p>
    <w:p w:rsidR="00000000" w:rsidDel="00000000" w:rsidP="00000000" w:rsidRDefault="00000000" w:rsidRPr="00000000" w14:paraId="0000066F">
      <w:pPr>
        <w:spacing w:after="240" w:before="240" w:lineRule="auto"/>
        <w:rPr/>
      </w:pPr>
      <w:r w:rsidDel="00000000" w:rsidR="00000000" w:rsidRPr="00000000">
        <w:rPr>
          <w:rtl w:val="0"/>
        </w:rPr>
        <w:t xml:space="preserve">With the librarian's help, I methodically began searching for birth notices. Though the process was meticulous, each turn of a page tightened my chest with anticipation, these were more than old records; they were stepping-stones toward my own truth.</w:t>
      </w:r>
    </w:p>
    <w:p w:rsidR="00000000" w:rsidDel="00000000" w:rsidP="00000000" w:rsidRDefault="00000000" w:rsidRPr="00000000" w14:paraId="00000670">
      <w:pPr>
        <w:spacing w:after="240" w:before="240" w:lineRule="auto"/>
        <w:rPr/>
      </w:pPr>
      <w:r w:rsidDel="00000000" w:rsidR="00000000" w:rsidRPr="00000000">
        <w:rPr>
          <w:rtl w:val="0"/>
        </w:rPr>
        <w:t xml:space="preserve">After hours of methodical work, I compiled female births from April 13, 1941, my birth mother's birth date. Only two surnames had nine letters, matching what I'd deduced. When I later found a matching name in the March 17, 1944 issue for my birth mother's sister's birth date, I felt the first electric thrill of discovery. The surname was Rosenberg, and both announcements shared the same address: 3314 Cortland in Detroit.</w:t>
      </w:r>
    </w:p>
    <w:p w:rsidR="00000000" w:rsidDel="00000000" w:rsidP="00000000" w:rsidRDefault="00000000" w:rsidRPr="00000000" w14:paraId="00000671">
      <w:pPr>
        <w:spacing w:after="240" w:before="240" w:lineRule="auto"/>
        <w:rPr/>
      </w:pPr>
      <w:r w:rsidDel="00000000" w:rsidR="00000000" w:rsidRPr="00000000">
        <w:rPr>
          <w:rtl w:val="0"/>
        </w:rPr>
        <w:t xml:space="preserve">Each step of the way, adrenalin pumped harder throughout my body. My heart raced as I wondered if she would even want to know me after all these years, or if I was chasing a ghost who had long ago sealed away that chapter of her life. Yet the momentum carried me forward.</w:t>
      </w:r>
    </w:p>
    <w:p w:rsidR="00000000" w:rsidDel="00000000" w:rsidP="00000000" w:rsidRDefault="00000000" w:rsidRPr="00000000" w14:paraId="00000672">
      <w:pPr>
        <w:spacing w:after="240" w:before="240" w:lineRule="auto"/>
        <w:rPr/>
      </w:pPr>
      <w:r w:rsidDel="00000000" w:rsidR="00000000" w:rsidRPr="00000000">
        <w:rPr>
          <w:rtl w:val="0"/>
        </w:rPr>
        <w:t xml:space="preserve">Using the Detroit City Directory, I connected the dots to identify my maternal grandparents. I called Jimmy Latham, my best friend from high school who was also adopted from Crittenton. His excited voice crackled through my phone, "Man, that's incredible! You're actually finding them!" His enthusiasm bolstered mine, he understood the significance in a way others couldn't.</w:t>
      </w:r>
    </w:p>
    <w:p w:rsidR="00000000" w:rsidDel="00000000" w:rsidP="00000000" w:rsidRDefault="00000000" w:rsidRPr="00000000" w14:paraId="00000673">
      <w:pPr>
        <w:spacing w:after="240" w:before="240" w:lineRule="auto"/>
        <w:rPr/>
      </w:pPr>
      <w:r w:rsidDel="00000000" w:rsidR="00000000" w:rsidRPr="00000000">
        <w:rPr>
          <w:rtl w:val="0"/>
        </w:rPr>
        <w:t xml:space="preserve">A librarian suggested checking Mumford High School yearbooks, the school nearest my grandparents' Wisconsin Street address. As I turned the brittle pages of the 1958 edition, I was struck by how the school was virtually entirely white and predominantly Jewish, a stark contrast to the nearly all-Black Mumford of today.</w:t>
      </w:r>
    </w:p>
    <w:p w:rsidR="00000000" w:rsidDel="00000000" w:rsidP="00000000" w:rsidRDefault="00000000" w:rsidRPr="00000000" w14:paraId="00000674">
      <w:pPr>
        <w:spacing w:after="240" w:before="240" w:lineRule="auto"/>
        <w:rPr/>
      </w:pPr>
      <w:r w:rsidDel="00000000" w:rsidR="00000000" w:rsidRPr="00000000">
        <w:rPr>
          <w:rtl w:val="0"/>
        </w:rPr>
        <w:t xml:space="preserve">The racial transformation of Mumford High, almost entirely white in Marcia's day but predominantly Black during mine, struck me deeply. I wondered how this shifting landscape had influenced her decisions and, ultimately, my fate. </w:t>
      </w:r>
      <w:commentRangeStart w:id="96"/>
      <w:r w:rsidDel="00000000" w:rsidR="00000000" w:rsidRPr="00000000">
        <w:rPr>
          <w:rtl w:val="0"/>
        </w:rPr>
        <w:t xml:space="preserve">Had the tumultuous racial changes of 1960s Detroit shaped her choice to place me for adoption? These weren't just historical facts but the very context of my existence.</w:t>
      </w:r>
      <w:commentRangeEnd w:id="96"/>
      <w:r w:rsidDel="00000000" w:rsidR="00000000" w:rsidRPr="00000000">
        <w:commentReference w:id="96"/>
      </w:r>
      <w:r w:rsidDel="00000000" w:rsidR="00000000" w:rsidRPr="00000000">
        <w:rPr>
          <w:rtl w:val="0"/>
        </w:rPr>
      </w:r>
    </w:p>
    <w:p w:rsidR="00000000" w:rsidDel="00000000" w:rsidP="00000000" w:rsidRDefault="00000000" w:rsidRPr="00000000" w14:paraId="00000675">
      <w:pPr>
        <w:spacing w:after="240" w:before="240" w:lineRule="auto"/>
        <w:rPr/>
      </w:pPr>
      <w:r w:rsidDel="00000000" w:rsidR="00000000" w:rsidRPr="00000000">
        <w:rPr>
          <w:rtl w:val="0"/>
        </w:rPr>
        <w:t xml:space="preserve">Among the June graduates, I found her: Marcia Rosenberg. I studied the photograph carefully, then froze. I was looking at my own face.</w:t>
      </w:r>
    </w:p>
    <w:p w:rsidR="00000000" w:rsidDel="00000000" w:rsidP="00000000" w:rsidRDefault="00000000" w:rsidRPr="00000000" w14:paraId="00000676">
      <w:pPr>
        <w:spacing w:after="240" w:before="240" w:lineRule="auto"/>
        <w:rPr/>
      </w:pPr>
      <w:r w:rsidDel="00000000" w:rsidR="00000000" w:rsidRPr="00000000">
        <w:rPr>
          <w:rtl w:val="0"/>
        </w:rPr>
        <w:t xml:space="preserve">My peripheral vision vanished as I locked onto the image. My jaw dropped. </w:t>
      </w:r>
      <w:commentRangeStart w:id="97"/>
      <w:r w:rsidDel="00000000" w:rsidR="00000000" w:rsidRPr="00000000">
        <w:rPr>
          <w:rtl w:val="0"/>
        </w:rPr>
        <w:t xml:space="preserve">"That's ME!" I wanted to scream in the hushed library.</w:t>
      </w:r>
      <w:commentRangeEnd w:id="97"/>
      <w:r w:rsidDel="00000000" w:rsidR="00000000" w:rsidRPr="00000000">
        <w:commentReference w:id="97"/>
      </w:r>
      <w:r w:rsidDel="00000000" w:rsidR="00000000" w:rsidRPr="00000000">
        <w:rPr>
          <w:rtl w:val="0"/>
        </w:rPr>
      </w:r>
    </w:p>
    <w:p w:rsidR="00000000" w:rsidDel="00000000" w:rsidP="00000000" w:rsidRDefault="00000000" w:rsidRPr="00000000" w14:paraId="00000677">
      <w:pPr>
        <w:spacing w:after="240" w:before="240" w:lineRule="auto"/>
        <w:rPr/>
      </w:pPr>
      <w:r w:rsidDel="00000000" w:rsidR="00000000" w:rsidRPr="00000000">
        <w:rPr>
          <w:rtl w:val="0"/>
        </w:rPr>
        <w:t xml:space="preserve">My hands trembled as I stared into eyes that mirrored my own. After thirty-three years, I was finally seeing someone who shared my blood, my features, my genetic heritage. The sensation transcended surreal, like discovering a photograph of myself in a stranger's album, wearing clothes I'd never owned. What had begun as a methodical exercise in genealogy transformed in an instant into something viscerally personal. This wasn't just a woman in a yearbook, this was someone whose features I had carried with me every day of my life.</w:t>
      </w:r>
    </w:p>
    <w:p w:rsidR="00000000" w:rsidDel="00000000" w:rsidP="00000000" w:rsidRDefault="00000000" w:rsidRPr="00000000" w14:paraId="00000678">
      <w:pPr>
        <w:spacing w:after="240" w:before="240" w:lineRule="auto"/>
        <w:rPr/>
      </w:pPr>
      <w:r w:rsidDel="00000000" w:rsidR="00000000" w:rsidRPr="00000000">
        <w:rPr>
          <w:rtl w:val="0"/>
        </w:rPr>
        <w:t xml:space="preserve">After finding Marcia's sister Sheryl in the '61 yearbook, I called Gina. "I found her," I said simply when she answered. There was a pause, then her voice, gentle and cautious: "How do you feel?" It was a loaded question, I hadn't fully processed my emotions yet. "Like I've opened a door I can't close," I replied. Gina, ever practical even while being supportive, helped me search online and discovered Irving and Ida Rosenberg living in West Bloomfield, just 30 miles away.</w:t>
      </w:r>
    </w:p>
    <w:p w:rsidR="00000000" w:rsidDel="00000000" w:rsidP="00000000" w:rsidRDefault="00000000" w:rsidRPr="00000000" w14:paraId="00000679">
      <w:pPr>
        <w:spacing w:after="240" w:before="240" w:lineRule="auto"/>
        <w:rPr/>
      </w:pPr>
      <w:r w:rsidDel="00000000" w:rsidR="00000000" w:rsidRPr="00000000">
        <w:rPr>
          <w:rtl w:val="0"/>
        </w:rPr>
        <w:t xml:space="preserve">The next day dawned with renewed purpose. Before returning to the research, I visited my alma mater, U. of D. High School, where I had a touching reunion with Mrs. Mary Voss, the secretary whose maternal warmth had been a constant during my teenage years.</w:t>
      </w:r>
    </w:p>
    <w:p w:rsidR="00000000" w:rsidDel="00000000" w:rsidP="00000000" w:rsidRDefault="00000000" w:rsidRPr="00000000" w14:paraId="0000067A">
      <w:pPr>
        <w:spacing w:after="240" w:before="240" w:lineRule="auto"/>
        <w:rPr/>
      </w:pPr>
      <w:r w:rsidDel="00000000" w:rsidR="00000000" w:rsidRPr="00000000">
        <w:rPr>
          <w:rtl w:val="0"/>
        </w:rPr>
        <w:t xml:space="preserve">"Derrick Burns!" she exclaimed, using my adoptive name with that familiar blend of affection and authority. </w:t>
      </w:r>
    </w:p>
    <w:p w:rsidR="00000000" w:rsidDel="00000000" w:rsidP="00000000" w:rsidRDefault="00000000" w:rsidRPr="00000000" w14:paraId="0000067B">
      <w:pPr>
        <w:spacing w:after="240" w:before="240" w:lineRule="auto"/>
        <w:rPr/>
      </w:pPr>
      <w:r w:rsidDel="00000000" w:rsidR="00000000" w:rsidRPr="00000000">
        <w:rPr>
          <w:rtl w:val="0"/>
        </w:rPr>
        <w:t xml:space="preserve">"Look at you, all grown up and successful!" </w:t>
      </w:r>
    </w:p>
    <w:p w:rsidR="00000000" w:rsidDel="00000000" w:rsidP="00000000" w:rsidRDefault="00000000" w:rsidRPr="00000000" w14:paraId="0000067C">
      <w:pPr>
        <w:spacing w:after="240" w:before="240" w:lineRule="auto"/>
        <w:rPr/>
      </w:pPr>
      <w:r w:rsidDel="00000000" w:rsidR="00000000" w:rsidRPr="00000000">
        <w:rPr>
          <w:rtl w:val="0"/>
        </w:rPr>
        <w:t xml:space="preserve">Our conversation felt like a bridge between my established identity and the one I was now discovering.</w:t>
      </w:r>
    </w:p>
    <w:p w:rsidR="00000000" w:rsidDel="00000000" w:rsidP="00000000" w:rsidRDefault="00000000" w:rsidRPr="00000000" w14:paraId="0000067D">
      <w:pPr>
        <w:spacing w:after="240" w:before="240" w:lineRule="auto"/>
        <w:rPr/>
      </w:pPr>
      <w:r w:rsidDel="00000000" w:rsidR="00000000" w:rsidRPr="00000000">
        <w:rPr>
          <w:rtl w:val="0"/>
        </w:rPr>
        <w:t xml:space="preserve">Afterward, I drove by my birthmother's former house on Wisconsin Street, just four streets west of my high school. Standing outside her former house, the physical proximity felt both comforting and cruel, each familiar corner now imbued with newfound meaning. Wisconsin Street! Not some vague "Detroit" that actually meant the suburbs, this was the real Detroit, mere blocks from U of D where I'd spent my teenage years! The streets I'd walked daily, the neighborhood I knew intimately.</w:t>
      </w:r>
    </w:p>
    <w:p w:rsidR="00000000" w:rsidDel="00000000" w:rsidP="00000000" w:rsidRDefault="00000000" w:rsidRPr="00000000" w14:paraId="0000067E">
      <w:pPr>
        <w:spacing w:after="240" w:before="240" w:lineRule="auto"/>
        <w:rPr/>
      </w:pPr>
      <w:r w:rsidDel="00000000" w:rsidR="00000000" w:rsidRPr="00000000">
        <w:rPr>
          <w:rtl w:val="0"/>
        </w:rPr>
        <w:t xml:space="preserve">This geographic coincidence left me both cheated and oddly comforted. All those years searching for connection, and she had been literally around the corner. How many times had our paths nearly crossed? Had we passed each other on Livernois Avenue or at the corner store? I wondered how our lives might intersect once we finally met. Would we experience that same strange familiarity, like discovering a place you've somehow always known, even in your first visit?</w:t>
      </w:r>
    </w:p>
    <w:p w:rsidR="00000000" w:rsidDel="00000000" w:rsidP="00000000" w:rsidRDefault="00000000" w:rsidRPr="00000000" w14:paraId="0000067F">
      <w:pPr>
        <w:spacing w:after="240" w:before="240" w:lineRule="auto"/>
        <w:rPr/>
      </w:pPr>
      <w:r w:rsidDel="00000000" w:rsidR="00000000" w:rsidRPr="00000000">
        <w:rPr>
          <w:rtl w:val="0"/>
        </w:rPr>
        <w:t xml:space="preserve">At Mumford High School, I noticed something I'd missed in the yearbook, Marcia's middle initial: </w:t>
      </w:r>
      <w:r w:rsidDel="00000000" w:rsidR="00000000" w:rsidRPr="00000000">
        <w:rPr>
          <w:rtl w:val="0"/>
        </w:rPr>
        <w:t xml:space="preserve">R. At the City-County building, I searched marriage records and found that Marcia Rene Rosenberg had married Robert Zelman Feldstein on August 27, 1961. They were later divorced, with the divorce finalized on October 1, 1963, just months before my birth in April 1964</w:t>
      </w:r>
      <w:r w:rsidDel="00000000" w:rsidR="00000000" w:rsidRPr="00000000">
        <w:rPr>
          <w:rtl w:val="0"/>
        </w:rPr>
        <w:t xml:space="preserve">.</w:t>
      </w:r>
    </w:p>
    <w:p w:rsidR="00000000" w:rsidDel="00000000" w:rsidP="00000000" w:rsidRDefault="00000000" w:rsidRPr="00000000" w14:paraId="00000680">
      <w:pPr>
        <w:spacing w:after="240" w:before="240" w:lineRule="auto"/>
        <w:rPr/>
      </w:pPr>
      <w:r w:rsidDel="00000000" w:rsidR="00000000" w:rsidRPr="00000000">
        <w:rPr>
          <w:rtl w:val="0"/>
        </w:rPr>
        <w:t xml:space="preserve">I also discovered that Marcia had married again, to Robert Joel Brown, on June 29, 1969. Both of Marcia's husbands were attorneys who had graduated from prestigious universities, adding another dimension to my understanding of my birth mother's life.</w:t>
      </w:r>
    </w:p>
    <w:p w:rsidR="00000000" w:rsidDel="00000000" w:rsidP="00000000" w:rsidRDefault="00000000" w:rsidRPr="00000000" w14:paraId="00000681">
      <w:pPr>
        <w:pStyle w:val="Heading3"/>
        <w:keepNext w:val="0"/>
        <w:keepLines w:val="0"/>
        <w:spacing w:after="80" w:lineRule="auto"/>
        <w:rPr/>
      </w:pPr>
      <w:bookmarkStart w:colFirst="0" w:colLast="0" w:name="_aikbsszg9689" w:id="140"/>
      <w:bookmarkEnd w:id="140"/>
      <w:r w:rsidDel="00000000" w:rsidR="00000000" w:rsidRPr="00000000">
        <w:rPr>
          <w:rtl w:val="0"/>
        </w:rPr>
        <w:t xml:space="preserve">The Final Connection</w:t>
      </w:r>
    </w:p>
    <w:p w:rsidR="00000000" w:rsidDel="00000000" w:rsidP="00000000" w:rsidRDefault="00000000" w:rsidRPr="00000000" w14:paraId="00000682">
      <w:pPr>
        <w:spacing w:after="240" w:before="240" w:lineRule="auto"/>
        <w:rPr/>
      </w:pPr>
      <w:r w:rsidDel="00000000" w:rsidR="00000000" w:rsidRPr="00000000">
        <w:rPr>
          <w:rtl w:val="0"/>
        </w:rPr>
        <w:t xml:space="preserve">On May 9, 1997, Deborah Johnson was appointed as my "confidential search intermediary" by the Wayne County Probate Court. While I was still in Detroit on </w:t>
      </w:r>
      <w:ins w:author="June Cross" w:id="34" w:date="2025-07-03T04:48:07Z">
        <w:r w:rsidDel="00000000" w:rsidR="00000000" w:rsidRPr="00000000">
          <w:rPr>
            <w:rtl w:val="0"/>
          </w:rPr>
          <w:t xml:space="preserve">that June,</w:t>
        </w:r>
      </w:ins>
      <w:del w:author="June Cross" w:id="34" w:date="2025-07-03T04:48:07Z">
        <w:r w:rsidDel="00000000" w:rsidR="00000000" w:rsidRPr="00000000">
          <w:rPr>
            <w:rtl w:val="0"/>
          </w:rPr>
          <w:delText xml:space="preserve">June 5, 1997, </w:delText>
        </w:r>
      </w:del>
      <w:r w:rsidDel="00000000" w:rsidR="00000000" w:rsidRPr="00000000">
        <w:rPr>
          <w:rtl w:val="0"/>
        </w:rPr>
        <w:t xml:space="preserve">searching through records, Deb called to tell me she had located my birth mother and had her phone number. She planned to call her on Monday, but I explained that I was leaving Detroit for New York on Saturday morning and would really like to see my birth mother on this trip if possible.</w:t>
      </w:r>
    </w:p>
    <w:p w:rsidR="00000000" w:rsidDel="00000000" w:rsidP="00000000" w:rsidRDefault="00000000" w:rsidRPr="00000000" w14:paraId="00000683">
      <w:pPr>
        <w:spacing w:after="240" w:before="240" w:lineRule="auto"/>
        <w:rPr/>
      </w:pPr>
      <w:r w:rsidDel="00000000" w:rsidR="00000000" w:rsidRPr="00000000">
        <w:rPr>
          <w:rtl w:val="0"/>
        </w:rPr>
        <w:t xml:space="preserve">Deb agreed to contact her partner for permission to make the call sooner. She asked me to fax her the letter I had written to my birth mother so she could read it over the phone to her.</w:t>
      </w:r>
    </w:p>
    <w:p w:rsidR="00000000" w:rsidDel="00000000" w:rsidP="00000000" w:rsidRDefault="00000000" w:rsidRPr="00000000" w14:paraId="00000684">
      <w:pPr>
        <w:spacing w:after="240" w:before="240" w:lineRule="auto"/>
        <w:rPr/>
      </w:pPr>
      <w:r w:rsidDel="00000000" w:rsidR="00000000" w:rsidRPr="00000000">
        <w:rPr>
          <w:rtl w:val="0"/>
        </w:rPr>
        <w:t xml:space="preserve">On June 5, 1997, I composed the most significant letter of my life, carefully balancing honesty with sensitivity, yearning with respect for boundaries.</w:t>
      </w:r>
    </w:p>
    <w:p w:rsidR="00000000" w:rsidDel="00000000" w:rsidP="00000000" w:rsidRDefault="00000000" w:rsidRPr="00000000" w14:paraId="0000068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6">
      <w:pPr>
        <w:spacing w:after="240" w:before="240" w:lineRule="auto"/>
        <w:rPr>
          <w:i w:val="1"/>
        </w:rPr>
      </w:pPr>
      <w:r w:rsidDel="00000000" w:rsidR="00000000" w:rsidRPr="00000000">
        <w:rPr>
          <w:i w:val="1"/>
          <w:rtl w:val="0"/>
        </w:rPr>
        <w:t xml:space="preserve">Dear Mother, I imagine that you are in a state of shock right now wondering is this really true, is this my son, and if so, why is he contacting me after all these years?</w:t>
      </w:r>
    </w:p>
    <w:p w:rsidR="00000000" w:rsidDel="00000000" w:rsidP="00000000" w:rsidRDefault="00000000" w:rsidRPr="00000000" w14:paraId="00000687">
      <w:pPr>
        <w:spacing w:after="240" w:before="240" w:lineRule="auto"/>
        <w:rPr>
          <w:i w:val="1"/>
        </w:rPr>
      </w:pPr>
      <w:r w:rsidDel="00000000" w:rsidR="00000000" w:rsidRPr="00000000">
        <w:rPr>
          <w:i w:val="1"/>
          <w:rtl w:val="0"/>
        </w:rPr>
        <w:t xml:space="preserve">My search for you actually started seven years ago, when my wife became pregnant with our first child. My concerns arose from my heart not my head. After 26 years of looking at other people and seeing no one that looked like me, I faced the prospect of having my own child and seeing for the first time someone that looked like me.</w:t>
      </w:r>
    </w:p>
    <w:p w:rsidR="00000000" w:rsidDel="00000000" w:rsidP="00000000" w:rsidRDefault="00000000" w:rsidRPr="00000000" w14:paraId="00000688">
      <w:pPr>
        <w:spacing w:after="240" w:before="240" w:lineRule="auto"/>
        <w:rPr>
          <w:i w:val="1"/>
        </w:rPr>
      </w:pPr>
      <w:r w:rsidDel="00000000" w:rsidR="00000000" w:rsidRPr="00000000">
        <w:rPr>
          <w:i w:val="1"/>
          <w:rtl w:val="0"/>
        </w:rPr>
        <w:t xml:space="preserve">Seven years later I continue my search. I know that you are near. I feel your presence and I yearn to reach out to see you.</w:t>
      </w:r>
    </w:p>
    <w:p w:rsidR="00000000" w:rsidDel="00000000" w:rsidP="00000000" w:rsidRDefault="00000000" w:rsidRPr="00000000" w14:paraId="00000689">
      <w:pPr>
        <w:spacing w:after="240" w:before="240" w:lineRule="auto"/>
        <w:rPr>
          <w:i w:val="1"/>
        </w:rPr>
      </w:pPr>
      <w:r w:rsidDel="00000000" w:rsidR="00000000" w:rsidRPr="00000000">
        <w:rPr>
          <w:i w:val="1"/>
          <w:rtl w:val="0"/>
        </w:rPr>
        <w:t xml:space="preserve">I now have two wonderful children, a girl, age 6, and a boy, age 4. My wife and I are happily married and share a beautiful home in Northern California. We are both graduates of Ivy League schools. She is a physician and I am an engineering director at a Silicon Valley computer firm. My (adoptive) parents provided me with wonderful opportunities in life and I am eternally grateful.</w:t>
      </w:r>
    </w:p>
    <w:p w:rsidR="00000000" w:rsidDel="00000000" w:rsidP="00000000" w:rsidRDefault="00000000" w:rsidRPr="00000000" w14:paraId="0000068A">
      <w:pPr>
        <w:spacing w:after="240" w:before="240" w:lineRule="auto"/>
        <w:rPr>
          <w:i w:val="1"/>
        </w:rPr>
      </w:pPr>
      <w:r w:rsidDel="00000000" w:rsidR="00000000" w:rsidRPr="00000000">
        <w:rPr>
          <w:i w:val="1"/>
          <w:rtl w:val="0"/>
        </w:rPr>
        <w:t xml:space="preserve">You have a separate life now, one that does not include me. I do not wish to intrude on your life. I bear no ill will nor do I feel pain. I wish only to meet the woman that gave me life, and, if you are willing to get to know you. Please find it in your heart to see me.</w:t>
      </w:r>
    </w:p>
    <w:p w:rsidR="00000000" w:rsidDel="00000000" w:rsidP="00000000" w:rsidRDefault="00000000" w:rsidRPr="00000000" w14:paraId="0000068B">
      <w:pPr>
        <w:spacing w:after="240" w:before="240" w:lineRule="auto"/>
        <w:rPr>
          <w:i w:val="1"/>
        </w:rPr>
      </w:pPr>
      <w:r w:rsidDel="00000000" w:rsidR="00000000" w:rsidRPr="00000000">
        <w:rPr>
          <w:i w:val="1"/>
          <w:rtl w:val="0"/>
        </w:rPr>
        <w:t xml:space="preserve">Sincerely, Your son "Michael."</w:t>
      </w:r>
    </w:p>
    <w:p w:rsidR="00000000" w:rsidDel="00000000" w:rsidP="00000000" w:rsidRDefault="00000000" w:rsidRPr="00000000" w14:paraId="0000068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D">
      <w:pPr>
        <w:spacing w:after="240" w:before="240" w:lineRule="auto"/>
        <w:rPr/>
      </w:pPr>
      <w:r w:rsidDel="00000000" w:rsidR="00000000" w:rsidRPr="00000000">
        <w:rPr>
          <w:rtl w:val="0"/>
        </w:rPr>
        <w:t xml:space="preserve">I signed with the name she would remember, the name that existed only in that hospital room thirty-three years earlier, never used again until this moment of reconnection. My hands shook as I sealed the envelope, unsure if these words would bridge decades of silence or disappear into it.</w:t>
      </w:r>
    </w:p>
    <w:p w:rsidR="00000000" w:rsidDel="00000000" w:rsidP="00000000" w:rsidRDefault="00000000" w:rsidRPr="00000000" w14:paraId="0000068E">
      <w:pPr>
        <w:spacing w:after="240" w:before="240" w:lineRule="auto"/>
        <w:rPr/>
      </w:pPr>
      <w:r w:rsidDel="00000000" w:rsidR="00000000" w:rsidRPr="00000000">
        <w:rPr>
          <w:rtl w:val="0"/>
        </w:rPr>
        <w:t xml:space="preserve">When Deb called Marcia that evening, she refused to confirm her identity or acknowledge having a child on April 6, 1964. She expressed outrage at being called so late at night but did take Deb's phone number.</w:t>
      </w:r>
    </w:p>
    <w:p w:rsidR="00000000" w:rsidDel="00000000" w:rsidP="00000000" w:rsidRDefault="00000000" w:rsidRPr="00000000" w14:paraId="0000068F">
      <w:pPr>
        <w:spacing w:after="240" w:before="240" w:lineRule="auto"/>
        <w:rPr/>
      </w:pPr>
      <w:r w:rsidDel="00000000" w:rsidR="00000000" w:rsidRPr="00000000">
        <w:rPr>
          <w:rtl w:val="0"/>
        </w:rPr>
        <w:t xml:space="preserve">Still dejected but determined, I explored other avenues, but each led nowhere, deepening my frustration.</w:t>
      </w:r>
    </w:p>
    <w:p w:rsidR="00000000" w:rsidDel="00000000" w:rsidP="00000000" w:rsidRDefault="00000000" w:rsidRPr="00000000" w14:paraId="00000690">
      <w:pPr>
        <w:pStyle w:val="Heading3"/>
        <w:keepNext w:val="0"/>
        <w:keepLines w:val="0"/>
        <w:spacing w:after="80" w:lineRule="auto"/>
        <w:rPr/>
      </w:pPr>
      <w:bookmarkStart w:colFirst="0" w:colLast="0" w:name="_ta4ajfrcttef" w:id="141"/>
      <w:bookmarkEnd w:id="141"/>
      <w:r w:rsidDel="00000000" w:rsidR="00000000" w:rsidRPr="00000000">
        <w:rPr>
          <w:rtl w:val="0"/>
        </w:rPr>
        <w:t xml:space="preserve">The Letter That Bridged Decades</w:t>
      </w:r>
    </w:p>
    <w:p w:rsidR="00000000" w:rsidDel="00000000" w:rsidP="00000000" w:rsidRDefault="00000000" w:rsidRPr="00000000" w14:paraId="00000691">
      <w:pPr>
        <w:spacing w:after="240" w:before="240" w:lineRule="auto"/>
        <w:rPr/>
      </w:pPr>
      <w:commentRangeStart w:id="98"/>
      <w:r w:rsidDel="00000000" w:rsidR="00000000" w:rsidRPr="00000000">
        <w:rPr>
          <w:rtl w:val="0"/>
        </w:rPr>
        <w:t xml:space="preserve">Then, on June 13, 1997,</w:t>
      </w:r>
      <w:commentRangeEnd w:id="98"/>
      <w:r w:rsidDel="00000000" w:rsidR="00000000" w:rsidRPr="00000000">
        <w:commentReference w:id="98"/>
      </w:r>
      <w:r w:rsidDel="00000000" w:rsidR="00000000" w:rsidRPr="00000000">
        <w:rPr>
          <w:rtl w:val="0"/>
        </w:rPr>
        <w:t xml:space="preserve"> everything changed. I was packing for my New York trip, folding dress shirts into my suitcase, when the phone rang. It was Deb Johnson. Her voice had a different quality this time, a mixture of excitement and caution.</w:t>
      </w:r>
    </w:p>
    <w:p w:rsidR="00000000" w:rsidDel="00000000" w:rsidP="00000000" w:rsidRDefault="00000000" w:rsidRPr="00000000" w14:paraId="00000692">
      <w:pPr>
        <w:spacing w:after="240" w:before="240" w:lineRule="auto"/>
        <w:rPr/>
      </w:pPr>
      <w:r w:rsidDel="00000000" w:rsidR="00000000" w:rsidRPr="00000000">
        <w:rPr>
          <w:rtl w:val="0"/>
        </w:rPr>
        <w:t xml:space="preserve">"Derrick, she wants to talk to you." </w:t>
      </w:r>
    </w:p>
    <w:p w:rsidR="00000000" w:rsidDel="00000000" w:rsidP="00000000" w:rsidRDefault="00000000" w:rsidRPr="00000000" w14:paraId="00000693">
      <w:pPr>
        <w:spacing w:after="240" w:before="240" w:lineRule="auto"/>
        <w:rPr/>
      </w:pPr>
      <w:r w:rsidDel="00000000" w:rsidR="00000000" w:rsidRPr="00000000">
        <w:rPr>
          <w:rtl w:val="0"/>
        </w:rPr>
        <w:t xml:space="preserve"> "Your birth mother wants immediate phone contact."</w:t>
      </w:r>
    </w:p>
    <w:p w:rsidR="00000000" w:rsidDel="00000000" w:rsidP="00000000" w:rsidRDefault="00000000" w:rsidRPr="00000000" w14:paraId="00000694">
      <w:pPr>
        <w:spacing w:after="240" w:before="240" w:lineRule="auto"/>
        <w:rPr/>
      </w:pPr>
      <w:r w:rsidDel="00000000" w:rsidR="00000000" w:rsidRPr="00000000">
        <w:rPr>
          <w:rtl w:val="0"/>
        </w:rPr>
        <w:t xml:space="preserve">My hands froze mid-fold. The shirt dropped to the bed, forgotten.</w:t>
      </w:r>
    </w:p>
    <w:p w:rsidR="00000000" w:rsidDel="00000000" w:rsidP="00000000" w:rsidRDefault="00000000" w:rsidRPr="00000000" w14:paraId="00000695">
      <w:pPr>
        <w:spacing w:after="240" w:before="240" w:lineRule="auto"/>
        <w:rPr/>
      </w:pPr>
      <w:r w:rsidDel="00000000" w:rsidR="00000000" w:rsidRPr="00000000">
        <w:rPr>
          <w:rtl w:val="0"/>
        </w:rPr>
        <w:t xml:space="preserve">"She wrote you a letter today," Deb continued. </w:t>
      </w:r>
    </w:p>
    <w:p w:rsidR="00000000" w:rsidDel="00000000" w:rsidP="00000000" w:rsidRDefault="00000000" w:rsidRPr="00000000" w14:paraId="00000696">
      <w:pPr>
        <w:spacing w:after="240" w:before="240" w:lineRule="auto"/>
        <w:rPr/>
      </w:pPr>
      <w:r w:rsidDel="00000000" w:rsidR="00000000" w:rsidRPr="00000000">
        <w:rPr>
          <w:rtl w:val="0"/>
        </w:rPr>
        <w:t xml:space="preserve">"I'm going to fax it over right now."</w:t>
      </w:r>
    </w:p>
    <w:p w:rsidR="00000000" w:rsidDel="00000000" w:rsidP="00000000" w:rsidRDefault="00000000" w:rsidRPr="00000000" w14:paraId="00000697">
      <w:pPr>
        <w:spacing w:after="240" w:before="240" w:lineRule="auto"/>
        <w:rPr/>
      </w:pPr>
      <w:r w:rsidDel="00000000" w:rsidR="00000000" w:rsidRPr="00000000">
        <w:rPr>
          <w:rtl w:val="0"/>
        </w:rPr>
        <w:t xml:space="preserve">I stood by the fax machine, watching as the paper emerged inch by inch, as if the machine itself understood the weight of the moment and was deliberately slow-walking this revelation. The mechanical whir seemed deafening in the quiet house. What words could possibly bridge thirty-three years of silence? What could explain the decisions made before I had memory, choices that had shaped the entire trajectory of my life?</w:t>
      </w:r>
    </w:p>
    <w:p w:rsidR="00000000" w:rsidDel="00000000" w:rsidP="00000000" w:rsidRDefault="00000000" w:rsidRPr="00000000" w14:paraId="00000698">
      <w:pPr>
        <w:spacing w:after="240" w:before="240" w:lineRule="auto"/>
        <w:rPr/>
      </w:pPr>
      <w:r w:rsidDel="00000000" w:rsidR="00000000" w:rsidRPr="00000000">
        <w:rPr>
          <w:rtl w:val="0"/>
        </w:rPr>
        <w:t xml:space="preserve">The letterhead emerged first, simple, professional, followed by neat, controlled handwriting. A mother's handwriting. My mother's handwriting.</w:t>
      </w:r>
    </w:p>
    <w:p w:rsidR="00000000" w:rsidDel="00000000" w:rsidP="00000000" w:rsidRDefault="00000000" w:rsidRPr="00000000" w14:paraId="00000699">
      <w:pPr>
        <w:spacing w:after="240" w:before="240" w:lineRule="auto"/>
        <w:rPr/>
      </w:pPr>
      <w:r w:rsidDel="00000000" w:rsidR="00000000" w:rsidRPr="00000000">
        <w:rPr>
          <w:rtl w:val="0"/>
        </w:rPr>
        <w:t xml:space="preserve">I carried the warm pages to my desk, aware of their physical presence in a way I rarely noticed with documents. These weren't just words; they were artifacts from a parallel life, the life I might have lived, the mother I might have known.</w:t>
      </w:r>
    </w:p>
    <w:p w:rsidR="00000000" w:rsidDel="00000000" w:rsidP="00000000" w:rsidRDefault="00000000" w:rsidRPr="00000000" w14:paraId="0000069A">
      <w:pPr>
        <w:spacing w:after="240" w:before="240" w:lineRule="auto"/>
        <w:rPr/>
      </w:pPr>
      <w:r w:rsidDel="00000000" w:rsidR="00000000" w:rsidRPr="00000000">
        <w:rPr>
          <w:rtl w:val="0"/>
        </w:rPr>
        <w:t xml:space="preserve">As I unfolded the faxed pages, I controlled my breathing deliberately. This was not another research document to be quickly analyzed for relevant data points. This was a moment to be experienced fully, a rare intersection of lives long separated.</w:t>
      </w:r>
    </w:p>
    <w:p w:rsidR="00000000" w:rsidDel="00000000" w:rsidP="00000000" w:rsidRDefault="00000000" w:rsidRPr="00000000" w14:paraId="0000069B">
      <w:pPr>
        <w:spacing w:after="240" w:before="240" w:lineRule="auto"/>
        <w:rPr/>
      </w:pPr>
      <w:r w:rsidDel="00000000" w:rsidR="00000000" w:rsidRPr="00000000">
        <w:rPr>
          <w:rtl w:val="0"/>
        </w:rPr>
        <w:t xml:space="preserve">I began reading:</w:t>
      </w:r>
    </w:p>
    <w:p w:rsidR="00000000" w:rsidDel="00000000" w:rsidP="00000000" w:rsidRDefault="00000000" w:rsidRPr="00000000" w14:paraId="0000069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D">
      <w:pPr>
        <w:spacing w:after="240" w:before="240" w:lineRule="auto"/>
        <w:rPr>
          <w:i w:val="1"/>
        </w:rPr>
      </w:pPr>
      <w:r w:rsidDel="00000000" w:rsidR="00000000" w:rsidRPr="00000000">
        <w:rPr>
          <w:i w:val="1"/>
          <w:rtl w:val="0"/>
        </w:rPr>
        <w:t xml:space="preserve">Dearest Derrick,</w:t>
      </w:r>
    </w:p>
    <w:p w:rsidR="00000000" w:rsidDel="00000000" w:rsidP="00000000" w:rsidRDefault="00000000" w:rsidRPr="00000000" w14:paraId="0000069E">
      <w:pPr>
        <w:spacing w:after="240" w:before="240" w:lineRule="auto"/>
        <w:rPr>
          <w:i w:val="1"/>
        </w:rPr>
      </w:pPr>
      <w:r w:rsidDel="00000000" w:rsidR="00000000" w:rsidRPr="00000000">
        <w:rPr>
          <w:i w:val="1"/>
          <w:rtl w:val="0"/>
        </w:rPr>
        <w:t xml:space="preserve">I have waited thirty-three years to write this letter. My search for you, like yours, began in my heart, it began April 6, 1964. Initially, Debbie's call left me in shock, marked by fear of being denied once again.</w:t>
      </w:r>
    </w:p>
    <w:p w:rsidR="00000000" w:rsidDel="00000000" w:rsidP="00000000" w:rsidRDefault="00000000" w:rsidRPr="00000000" w14:paraId="0000069F">
      <w:pPr>
        <w:spacing w:after="240" w:before="240" w:lineRule="auto"/>
        <w:rPr>
          <w:i w:val="1"/>
        </w:rPr>
      </w:pPr>
      <w:r w:rsidDel="00000000" w:rsidR="00000000" w:rsidRPr="00000000">
        <w:rPr>
          <w:i w:val="1"/>
          <w:rtl w:val="0"/>
        </w:rPr>
        <w:t xml:space="preserve">Listening carefully as Debbie read your letter twice, I finally decided to trust in the resilience of our lost hearts. I am a risk-taker, and clearly, so are you.</w:t>
      </w:r>
    </w:p>
    <w:p w:rsidR="00000000" w:rsidDel="00000000" w:rsidP="00000000" w:rsidRDefault="00000000" w:rsidRPr="00000000" w14:paraId="000006A0">
      <w:pPr>
        <w:spacing w:after="240" w:before="240" w:lineRule="auto"/>
        <w:rPr>
          <w:i w:val="1"/>
        </w:rPr>
      </w:pPr>
      <w:r w:rsidDel="00000000" w:rsidR="00000000" w:rsidRPr="00000000">
        <w:rPr>
          <w:i w:val="1"/>
          <w:rtl w:val="0"/>
        </w:rPr>
        <w:t xml:space="preserve">An image of a glass wall with a beautiful baby boy runs through my life. Your words have touched me as no others ever have, connecting past and present, the child, the name, the mother.</w:t>
      </w:r>
    </w:p>
    <w:p w:rsidR="00000000" w:rsidDel="00000000" w:rsidP="00000000" w:rsidRDefault="00000000" w:rsidRPr="00000000" w14:paraId="000006A1">
      <w:pPr>
        <w:spacing w:after="240" w:before="240" w:lineRule="auto"/>
        <w:rPr>
          <w:i w:val="1"/>
        </w:rPr>
      </w:pPr>
      <w:r w:rsidDel="00000000" w:rsidR="00000000" w:rsidRPr="00000000">
        <w:rPr>
          <w:i w:val="1"/>
          <w:rtl w:val="0"/>
        </w:rPr>
        <w:t xml:space="preserve">My prayers have always been that your adoptive parents would surround you with safety, security, and abundant love.</w:t>
      </w:r>
    </w:p>
    <w:p w:rsidR="00000000" w:rsidDel="00000000" w:rsidP="00000000" w:rsidRDefault="00000000" w:rsidRPr="00000000" w14:paraId="000006A2">
      <w:pPr>
        <w:spacing w:after="240" w:before="240" w:lineRule="auto"/>
        <w:rPr>
          <w:i w:val="1"/>
        </w:rPr>
      </w:pPr>
      <w:r w:rsidDel="00000000" w:rsidR="00000000" w:rsidRPr="00000000">
        <w:rPr>
          <w:i w:val="1"/>
          <w:rtl w:val="0"/>
        </w:rPr>
        <w:t xml:space="preserve">And you're married with children! In a single day, we have potentially expanded our families and opened our hearts further.</w:t>
      </w:r>
    </w:p>
    <w:p w:rsidR="00000000" w:rsidDel="00000000" w:rsidP="00000000" w:rsidRDefault="00000000" w:rsidRPr="00000000" w14:paraId="000006A3">
      <w:pPr>
        <w:spacing w:after="240" w:before="240" w:lineRule="auto"/>
        <w:rPr>
          <w:i w:val="1"/>
        </w:rPr>
      </w:pPr>
      <w:r w:rsidDel="00000000" w:rsidR="00000000" w:rsidRPr="00000000">
        <w:rPr>
          <w:i w:val="1"/>
          <w:rtl w:val="0"/>
        </w:rPr>
        <w:t xml:space="preserve">I wish you love, I wish you life.</w:t>
      </w:r>
    </w:p>
    <w:p w:rsidR="00000000" w:rsidDel="00000000" w:rsidP="00000000" w:rsidRDefault="00000000" w:rsidRPr="00000000" w14:paraId="000006A4">
      <w:pPr>
        <w:spacing w:after="240" w:before="240" w:lineRule="auto"/>
        <w:rPr>
          <w:i w:val="1"/>
        </w:rPr>
      </w:pPr>
      <w:r w:rsidDel="00000000" w:rsidR="00000000" w:rsidRPr="00000000">
        <w:rPr>
          <w:i w:val="1"/>
          <w:rtl w:val="0"/>
        </w:rPr>
        <w:t xml:space="preserve">And the happiest of Father's Days to you.</w:t>
      </w:r>
    </w:p>
    <w:p w:rsidR="00000000" w:rsidDel="00000000" w:rsidP="00000000" w:rsidRDefault="00000000" w:rsidRPr="00000000" w14:paraId="000006A5">
      <w:pPr>
        <w:spacing w:after="240" w:before="240" w:lineRule="auto"/>
        <w:rPr>
          <w: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6">
      <w:pPr>
        <w:spacing w:after="240" w:before="240" w:lineRule="auto"/>
        <w:rPr/>
      </w:pPr>
      <w:r w:rsidDel="00000000" w:rsidR="00000000" w:rsidRPr="00000000">
        <w:rPr>
          <w:rtl w:val="0"/>
        </w:rPr>
        <w:t xml:space="preserve">My first reading was clinical, detached, a defense mechanism. The language felt careful, even performative, as though written by someone cautious about revealing too much. I set the letter down, unsettled.</w:t>
      </w:r>
    </w:p>
    <w:p w:rsidR="00000000" w:rsidDel="00000000" w:rsidP="00000000" w:rsidRDefault="00000000" w:rsidRPr="00000000" w14:paraId="000006A7">
      <w:pPr>
        <w:spacing w:after="240" w:before="240" w:lineRule="auto"/>
        <w:rPr/>
      </w:pPr>
      <w:r w:rsidDel="00000000" w:rsidR="00000000" w:rsidRPr="00000000">
        <w:rPr>
          <w:rtl w:val="0"/>
        </w:rPr>
        <w:t xml:space="preserve">I walked to the window, watching a neighbor drag their garbage can to the curb, such an ordinary moment in contrast to the extraordinary one unfolding in my office.</w:t>
      </w:r>
    </w:p>
    <w:p w:rsidR="00000000" w:rsidDel="00000000" w:rsidP="00000000" w:rsidRDefault="00000000" w:rsidRPr="00000000" w14:paraId="000006A8">
      <w:pPr>
        <w:spacing w:after="240" w:before="240" w:lineRule="auto"/>
        <w:rPr/>
      </w:pPr>
      <w:r w:rsidDel="00000000" w:rsidR="00000000" w:rsidRPr="00000000">
        <w:rPr>
          <w:rtl w:val="0"/>
        </w:rPr>
        <w:t xml:space="preserve">Returning moments later, something shifted. Beyond careful phrasing, I sensed a familiar emotional cadence, the guarded way she balanced vulnerability with self-protection. It was the same rhythmic dance I performed in my own emotional life, the same tendency to intellectualize feelings rather than simply feel them.</w:t>
      </w:r>
    </w:p>
    <w:p w:rsidR="00000000" w:rsidDel="00000000" w:rsidP="00000000" w:rsidRDefault="00000000" w:rsidRPr="00000000" w14:paraId="000006A9">
      <w:pPr>
        <w:spacing w:after="240" w:before="240" w:lineRule="auto"/>
        <w:rPr/>
      </w:pPr>
      <w:r w:rsidDel="00000000" w:rsidR="00000000" w:rsidRPr="00000000">
        <w:rPr>
          <w:rtl w:val="0"/>
        </w:rPr>
        <w:t xml:space="preserve">The realization struck me with unexpected force: this guarded approach to emotional expression wasn't just similar to mine, it was mine. Or rather, I had inherited it from her, carried it in my blood without ever knowing its source. This careful, measured reaching out was as much a genetic inheritance as my eyes or the shape of my hands.</w:t>
      </w:r>
    </w:p>
    <w:p w:rsidR="00000000" w:rsidDel="00000000" w:rsidP="00000000" w:rsidRDefault="00000000" w:rsidRPr="00000000" w14:paraId="000006AA">
      <w:pPr>
        <w:spacing w:after="240" w:before="240" w:lineRule="auto"/>
        <w:rPr/>
      </w:pPr>
      <w:r w:rsidDel="00000000" w:rsidR="00000000" w:rsidRPr="00000000">
        <w:rPr>
          <w:rtl w:val="0"/>
        </w:rPr>
        <w:t xml:space="preserve">"An image of a glass wall with a beautiful baby boy runs through my life," she had written. I understood suddenly that she had been searching too, in her way, carrying the weight of our separation just as I had, peering through her own metaphorical glass barriers.</w:t>
      </w:r>
    </w:p>
    <w:p w:rsidR="00000000" w:rsidDel="00000000" w:rsidP="00000000" w:rsidRDefault="00000000" w:rsidRPr="00000000" w14:paraId="000006AB">
      <w:pPr>
        <w:spacing w:after="240" w:before="240" w:lineRule="auto"/>
        <w:rPr/>
      </w:pPr>
      <w:r w:rsidDel="00000000" w:rsidR="00000000" w:rsidRPr="00000000">
        <w:rPr>
          <w:rtl w:val="0"/>
        </w:rPr>
        <w:t xml:space="preserve">I sank back in my chair, the letter trembling slightly in my hands. The room seemed too quiet, too still for such a momentous revelation. This wasn't just my birth mother; this was someone whose emotional DNA I carried, whose particular way of moving through the world mirrored my own.</w:t>
      </w:r>
    </w:p>
    <w:p w:rsidR="00000000" w:rsidDel="00000000" w:rsidP="00000000" w:rsidRDefault="00000000" w:rsidRPr="00000000" w14:paraId="000006AC">
      <w:pPr>
        <w:spacing w:after="240" w:before="240" w:lineRule="auto"/>
        <w:rPr/>
      </w:pPr>
      <w:r w:rsidDel="00000000" w:rsidR="00000000" w:rsidRPr="00000000">
        <w:rPr>
          <w:rtl w:val="0"/>
        </w:rPr>
        <w:t xml:space="preserve">The skepticism I had initially felt toward her careful phrasing dissolved as I recognized it as the same careful performance I had engaged in throughout my life, the striving to be perfect, to say the right thing, to present the ideal version of myself to the world. We both created facades, protective barriers against potential rejection. We were strangers connected by blood and, it seemed, by temperament, two cautious people reaching tentatively across decades of absence.</w:t>
      </w:r>
    </w:p>
    <w:p w:rsidR="00000000" w:rsidDel="00000000" w:rsidP="00000000" w:rsidRDefault="00000000" w:rsidRPr="00000000" w14:paraId="000006AD">
      <w:pPr>
        <w:spacing w:after="240" w:before="240" w:lineRule="auto"/>
        <w:rPr/>
      </w:pPr>
      <w:r w:rsidDel="00000000" w:rsidR="00000000" w:rsidRPr="00000000">
        <w:rPr>
          <w:rtl w:val="0"/>
        </w:rPr>
        <w:t xml:space="preserve">I had spent my entire life wondering where my particular traits came from, why I approached emotional situations with such careful analysis, why I processed feelings through the filter of intellect before allowing myself to experience them directly. Here, in this letter's measured tones and carefully selected phrasings, I recognized the source.</w:t>
      </w:r>
    </w:p>
    <w:p w:rsidR="00000000" w:rsidDel="00000000" w:rsidP="00000000" w:rsidRDefault="00000000" w:rsidRPr="00000000" w14:paraId="000006AE">
      <w:pPr>
        <w:spacing w:after="240" w:before="240" w:lineRule="auto"/>
        <w:rPr/>
      </w:pPr>
      <w:r w:rsidDel="00000000" w:rsidR="00000000" w:rsidRPr="00000000">
        <w:rPr>
          <w:rtl w:val="0"/>
        </w:rPr>
        <w:t xml:space="preserve">I reached for the phone, not yet sure what I would say to this woman who had carried me for nine months only to place me into another life entirely. But I knew with sudden clarity that whatever happened next, I would be speaking to someone who understood a fundamental truth about me that even my beloved adoptive family could never fully grasp, the particular way my mind and heart worked in tandem, the specific rhythm of my emotional cadence.</w:t>
      </w:r>
    </w:p>
    <w:p w:rsidR="00000000" w:rsidDel="00000000" w:rsidP="00000000" w:rsidRDefault="00000000" w:rsidRPr="00000000" w14:paraId="000006AF">
      <w:pPr>
        <w:spacing w:after="240" w:before="240" w:lineRule="auto"/>
        <w:rPr/>
      </w:pPr>
      <w:r w:rsidDel="00000000" w:rsidR="00000000" w:rsidRPr="00000000">
        <w:rPr>
          <w:rtl w:val="0"/>
        </w:rPr>
        <w:t xml:space="preserve">The connection I had sought for seven years wasn't just about physical resemblance or medical history. It was about finding the sources of my deepest patterns, the origins of how I moved through the world. In this carefully composed letter with its measured vulnerability, I had found exactly that, a mirror reflecting not just my features, but my emotional architecture.</w:t>
      </w:r>
    </w:p>
    <w:p w:rsidR="00000000" w:rsidDel="00000000" w:rsidP="00000000" w:rsidRDefault="00000000" w:rsidRPr="00000000" w14:paraId="000006B0">
      <w:pPr>
        <w:spacing w:after="240" w:before="240" w:lineRule="auto"/>
        <w:rPr/>
      </w:pPr>
      <w:r w:rsidDel="00000000" w:rsidR="00000000" w:rsidRPr="00000000">
        <w:rPr>
          <w:rtl w:val="0"/>
        </w:rPr>
        <w:t xml:space="preserve">I dialed the number Deb had provided, listening to each ring with a strange combination of terror and anticipation. </w:t>
      </w:r>
      <w:commentRangeStart w:id="99"/>
      <w:r w:rsidDel="00000000" w:rsidR="00000000" w:rsidRPr="00000000">
        <w:rPr>
          <w:rtl w:val="0"/>
        </w:rPr>
        <w:t xml:space="preserve">After thirty-three years of separation, what would be the first words between a mother and the son she had given away?</w:t>
      </w:r>
      <w:commentRangeEnd w:id="99"/>
      <w:r w:rsidDel="00000000" w:rsidR="00000000" w:rsidRPr="00000000">
        <w:commentReference w:id="99"/>
      </w:r>
      <w:r w:rsidDel="00000000" w:rsidR="00000000" w:rsidRPr="00000000">
        <w:rPr>
          <w:rtl w:val="0"/>
        </w:rPr>
      </w:r>
    </w:p>
    <w:p w:rsidR="00000000" w:rsidDel="00000000" w:rsidP="00000000" w:rsidRDefault="00000000" w:rsidRPr="00000000" w14:paraId="000006B1">
      <w:pPr>
        <w:pStyle w:val="Heading3"/>
        <w:keepNext w:val="0"/>
        <w:keepLines w:val="0"/>
        <w:spacing w:after="80" w:lineRule="auto"/>
        <w:rPr/>
      </w:pPr>
      <w:bookmarkStart w:colFirst="0" w:colLast="0" w:name="_egt9npru2x15" w:id="142"/>
      <w:bookmarkEnd w:id="142"/>
      <w:r w:rsidDel="00000000" w:rsidR="00000000" w:rsidRPr="00000000">
        <w:rPr>
          <w:rtl w:val="0"/>
        </w:rPr>
        <w:t xml:space="preserve">Acceptance From Beyond</w:t>
      </w:r>
    </w:p>
    <w:p w:rsidR="00000000" w:rsidDel="00000000" w:rsidP="00000000" w:rsidRDefault="00000000" w:rsidRPr="00000000" w14:paraId="000006B2">
      <w:pPr>
        <w:spacing w:after="240" w:before="240" w:lineRule="auto"/>
        <w:rPr/>
      </w:pPr>
      <w:r w:rsidDel="00000000" w:rsidR="00000000" w:rsidRPr="00000000">
        <w:rPr>
          <w:rtl w:val="0"/>
        </w:rPr>
        <w:t xml:space="preserve">In the years that followed, I developed relationships with both sides of my birth family. While my journey to find my birth father had led me to the discovery that he had died in 1971, I found connection through his sister Phyllis and her daughter Karen.</w:t>
      </w:r>
    </w:p>
    <w:p w:rsidR="00000000" w:rsidDel="00000000" w:rsidP="00000000" w:rsidRDefault="00000000" w:rsidRPr="00000000" w14:paraId="000006B3">
      <w:pPr>
        <w:spacing w:after="240" w:before="240" w:lineRule="auto"/>
        <w:rPr/>
      </w:pPr>
      <w:r w:rsidDel="00000000" w:rsidR="00000000" w:rsidRPr="00000000">
        <w:rPr>
          <w:rtl w:val="0"/>
        </w:rPr>
        <w:t xml:space="preserve">After </w:t>
      </w:r>
      <w:commentRangeStart w:id="100"/>
      <w:r w:rsidDel="00000000" w:rsidR="00000000" w:rsidRPr="00000000">
        <w:rPr>
          <w:rtl w:val="0"/>
        </w:rPr>
        <w:t xml:space="preserve">addressing Phyllis' criticism</w:t>
      </w:r>
      <w:commentRangeEnd w:id="100"/>
      <w:r w:rsidDel="00000000" w:rsidR="00000000" w:rsidRPr="00000000">
        <w:commentReference w:id="100"/>
      </w:r>
      <w:r w:rsidDel="00000000" w:rsidR="00000000" w:rsidRPr="00000000">
        <w:rPr>
          <w:rtl w:val="0"/>
        </w:rPr>
        <w:t xml:space="preserve"> and finding my birth mother, Phyllis and Marcia visited my parents' home to meet my village: Aunt Mildred, Uncle Bubba, Mom's sister Vivian, Mary Debardelaben and her three girls, </w:t>
      </w:r>
      <w:commentRangeStart w:id="101"/>
      <w:r w:rsidDel="00000000" w:rsidR="00000000" w:rsidRPr="00000000">
        <w:rPr>
          <w:rtl w:val="0"/>
        </w:rPr>
        <w:t xml:space="preserve">Jala and her son Joshua.</w:t>
      </w:r>
      <w:commentRangeEnd w:id="101"/>
      <w:r w:rsidDel="00000000" w:rsidR="00000000" w:rsidRPr="00000000">
        <w:commentReference w:id="101"/>
      </w:r>
      <w:r w:rsidDel="00000000" w:rsidR="00000000" w:rsidRPr="00000000">
        <w:rPr>
          <w:rtl w:val="0"/>
        </w:rPr>
      </w:r>
    </w:p>
    <w:p w:rsidR="00000000" w:rsidDel="00000000" w:rsidP="00000000" w:rsidRDefault="00000000" w:rsidRPr="00000000" w14:paraId="000006B4">
      <w:pPr>
        <w:spacing w:after="240" w:before="240" w:lineRule="auto"/>
        <w:rPr/>
      </w:pPr>
      <w:r w:rsidDel="00000000" w:rsidR="00000000" w:rsidRPr="00000000">
        <w:rPr>
          <w:rtl w:val="0"/>
        </w:rPr>
        <w:t xml:space="preserve">Then, in 2006, nine years after our first contact, Karen called to tell me her mother, my Aunt Phyllis, had passed away. "She left you something in her will," Karen said, her voice gentle with the news.</w:t>
      </w:r>
    </w:p>
    <w:p w:rsidR="00000000" w:rsidDel="00000000" w:rsidP="00000000" w:rsidRDefault="00000000" w:rsidRPr="00000000" w14:paraId="000006B5">
      <w:pPr>
        <w:spacing w:after="240" w:before="240" w:lineRule="auto"/>
        <w:rPr/>
      </w:pPr>
      <w:r w:rsidDel="00000000" w:rsidR="00000000" w:rsidRPr="00000000">
        <w:rPr>
          <w:rtl w:val="0"/>
        </w:rPr>
        <w:t xml:space="preserve">The revelation struck me deeply. Phyllis, who had initially feared I had financial motives for finding my birth father, had left me a bequest. I didn't need or want money, had never wanted it, but this posthumous gesture spoke volumes.</w:t>
      </w:r>
    </w:p>
    <w:p w:rsidR="00000000" w:rsidDel="00000000" w:rsidP="00000000" w:rsidRDefault="00000000" w:rsidRPr="00000000" w14:paraId="000006B6">
      <w:pPr>
        <w:spacing w:after="240" w:before="240" w:lineRule="auto"/>
        <w:rPr/>
      </w:pPr>
      <w:r w:rsidDel="00000000" w:rsidR="00000000" w:rsidRPr="00000000">
        <w:rPr>
          <w:rtl w:val="0"/>
        </w:rPr>
        <w:t xml:space="preserve">This transformation had happened largely beyond my view, revealed only through Karen's occasional comments. "She asked about you, you know," Karen had mentioned the previous Christmas. "Wanted to know how your kids were doing in school."</w:t>
      </w:r>
    </w:p>
    <w:p w:rsidR="00000000" w:rsidDel="00000000" w:rsidP="00000000" w:rsidRDefault="00000000" w:rsidRPr="00000000" w14:paraId="000006B7">
      <w:pPr>
        <w:spacing w:after="240" w:before="240" w:lineRule="auto"/>
        <w:rPr/>
      </w:pPr>
      <w:r w:rsidDel="00000000" w:rsidR="00000000" w:rsidRPr="00000000">
        <w:rPr>
          <w:rtl w:val="0"/>
        </w:rPr>
        <w:t xml:space="preserve">The bequest, modest financially but immeasurable in meaning, testified to a private journey Phyllis had undertaken since our difficult early calls. She had traveled from rejection to acceptance, from suspicion to acknowledgment. More than money, she had quietly written me into the family narrative she had guarded so carefully for decades.</w:t>
      </w:r>
    </w:p>
    <w:p w:rsidR="00000000" w:rsidDel="00000000" w:rsidP="00000000" w:rsidRDefault="00000000" w:rsidRPr="00000000" w14:paraId="000006B8">
      <w:pPr>
        <w:spacing w:after="240" w:before="240" w:lineRule="auto"/>
        <w:rPr/>
      </w:pPr>
      <w:r w:rsidDel="00000000" w:rsidR="00000000" w:rsidRPr="00000000">
        <w:rPr>
          <w:rtl w:val="0"/>
        </w:rPr>
        <w:t xml:space="preserve">As I formed the words in my mind to decline the gift, Karen reassured me that the amount was insignificant and wouldn't impact her life. She simply explained that it was her mother's wish for me to have something from the family and encouraged me to accept it.</w:t>
      </w:r>
    </w:p>
    <w:p w:rsidR="00000000" w:rsidDel="00000000" w:rsidP="00000000" w:rsidRDefault="00000000" w:rsidRPr="00000000" w14:paraId="000006B9">
      <w:pPr>
        <w:spacing w:after="240" w:before="240" w:lineRule="auto"/>
        <w:rPr/>
      </w:pPr>
      <w:r w:rsidDel="00000000" w:rsidR="00000000" w:rsidRPr="00000000">
        <w:rPr>
          <w:rtl w:val="0"/>
        </w:rPr>
        <w:t xml:space="preserve">Despite my initial awkwardness, I realized this was a clear sign of acceptance from both Karen and Phyllis. It symbolized that I did belong. Grateful for this gesture of inclusion, I accepted the gift, feeling that another piece of my identity had fallen into place.</w:t>
      </w:r>
    </w:p>
    <w:p w:rsidR="00000000" w:rsidDel="00000000" w:rsidP="00000000" w:rsidRDefault="00000000" w:rsidRPr="00000000" w14:paraId="000006BA">
      <w:pPr>
        <w:pStyle w:val="Heading3"/>
        <w:keepNext w:val="0"/>
        <w:keepLines w:val="0"/>
        <w:spacing w:after="80" w:lineRule="auto"/>
        <w:rPr/>
      </w:pPr>
      <w:bookmarkStart w:colFirst="0" w:colLast="0" w:name="_meu7oavyij4i" w:id="143"/>
      <w:bookmarkEnd w:id="143"/>
      <w:r w:rsidDel="00000000" w:rsidR="00000000" w:rsidRPr="00000000">
        <w:rPr>
          <w:rtl w:val="0"/>
        </w:rPr>
        <w:t xml:space="preserve">Coming Full Circle</w:t>
      </w:r>
    </w:p>
    <w:p w:rsidR="00000000" w:rsidDel="00000000" w:rsidP="00000000" w:rsidRDefault="00000000" w:rsidRPr="00000000" w14:paraId="000006BB">
      <w:pPr>
        <w:spacing w:after="240" w:before="240" w:lineRule="auto"/>
        <w:rPr/>
      </w:pPr>
      <w:r w:rsidDel="00000000" w:rsidR="00000000" w:rsidRPr="00000000">
        <w:rPr>
          <w:rtl w:val="0"/>
        </w:rPr>
        <w:t xml:space="preserve">As I hung up the phone after talking with Karen, I sat quietly in my home office, surrounded by family photos, Maya and Jamil's school portraits, wedding pictures, snapshots from family vacations. Among them now stood a small framed photo Phyllis had given me, my father Burton as a young boy sitting on the lap of Joe Louis, the 'Brown Bomber', his expression seeking, open, and inquisitive.</w:t>
      </w:r>
    </w:p>
    <w:p xmlns:a="http://schemas.openxmlformats.org/drawingml/2006/main" xmlns:pic="http://schemas.openxmlformats.org/drawingml/2006/picture" w:rsidR="00000000" w:rsidDel="00000000" w:rsidP="00000000" w:rsidRDefault="00000000" w:rsidRPr="00000000" w14:paraId="000006BC">
      <w:pPr>
        <w:keepLines w:val="1"/>
        <w:widowControl w:val="0"/>
        <w:spacing w:before="316.8" w:lineRule="auto"/>
        <w:ind w:right="-62.40000000000009"/>
        <w:jc w:val="center"/>
        <w:rPr/>
      </w:pPr>
      <w:r w:rsidDel="00000000" w:rsidR="00000000" w:rsidRPr="00000000">
        <w:rPr/>
        <w:drawing>
          <wp:inline distB="114300" distT="114300" distL="114300" distR="114300">
            <wp:extent cx="5186363" cy="6538769"/>
            <wp:effectExtent b="38100" l="38100" r="38100" t="38100"/>
            <wp:docPr id="32" name="image13.jpg"/>
            <a:graphic>
              <a:graphicData uri="http://schemas.openxmlformats.org/drawingml/2006/picture">
                <pic:pic>
                  <pic:nvPicPr>
                    <pic:cNvPr id="0" name="image13.jpg"/>
                    <pic:cNvPicPr preferRelativeResize="0"/>
                  </pic:nvPicPr>
                  <pic:blipFill>
                    <a:blip r:embed="rId39"/>
                    <a:srcRect b="9382" l="7777" r="5793" t="6439"/>
                    <a:stretch>
                      <a:fillRect/>
                    </a:stretch>
                  </pic:blipFill>
                  <pic:spPr>
                    <a:xfrm>
                      <a:off x="0" y="0"/>
                      <a:ext cx="5186363" cy="6538769"/>
                    </a:xfrm>
                    <a:prstGeom prst="rect"/>
                    <a:ln w="381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6BD">
      <w:pPr>
        <w:spacing w:after="240" w:before="240" w:lineRule="auto"/>
        <w:jc w:val="center"/>
        <w:rPr/>
      </w:pPr>
      <w:r w:rsidDel="00000000" w:rsidR="00000000" w:rsidRPr="00000000">
        <w:rPr>
          <w:b w:val="1"/>
          <w:rtl w:val="0"/>
        </w:rPr>
        <w:t xml:space="preserve">Aunt Phyllis, Joe Louis, and William Burton Golden (My Birthfather) </w:t>
        <w:br w:type="textWrapping"/>
        <w:t xml:space="preserve">c. 1943</w:t>
      </w:r>
      <w:r w:rsidDel="00000000" w:rsidR="00000000" w:rsidRPr="00000000">
        <w:rPr>
          <w:rtl w:val="0"/>
        </w:rPr>
      </w:r>
    </w:p>
    <w:p w:rsidR="00000000" w:rsidDel="00000000" w:rsidP="00000000" w:rsidRDefault="00000000" w:rsidRPr="00000000" w14:paraId="000006BE">
      <w:pPr>
        <w:spacing w:after="240" w:before="240" w:lineRule="auto"/>
        <w:rPr/>
      </w:pPr>
      <w:r w:rsidDel="00000000" w:rsidR="00000000" w:rsidRPr="00000000">
        <w:rPr>
          <w:rtl w:val="0"/>
        </w:rPr>
        <w:t xml:space="preserve">The journey to find my birth father had taken me from microfilm readers to court documents, from disappointment to discovery, from isolation to connection.</w:t>
      </w:r>
      <w:r w:rsidDel="00000000" w:rsidR="00000000" w:rsidRPr="00000000">
        <w:rPr>
          <w:rtl w:val="0"/>
        </w:rPr>
        <w:t xml:space="preserve"> </w:t>
      </w:r>
      <w:commentRangeStart w:id="102"/>
      <w:r w:rsidDel="00000000" w:rsidR="00000000" w:rsidRPr="00000000">
        <w:rPr>
          <w:rtl w:val="0"/>
        </w:rPr>
        <w:t xml:space="preserve">What began as a search for medical information had evolved into something far more profound</w:t>
      </w:r>
      <w:r w:rsidDel="00000000" w:rsidR="00000000" w:rsidRPr="00000000">
        <w:rPr>
          <w:rtl w:val="0"/>
        </w:rPr>
        <w:t xml:space="preserve">, a quest to understand the complex tapestry of heritage and circumstance that had shaped my existen</w:t>
      </w:r>
      <w:commentRangeEnd w:id="102"/>
      <w:r w:rsidDel="00000000" w:rsidR="00000000" w:rsidRPr="00000000">
        <w:commentReference w:id="102"/>
      </w:r>
      <w:r w:rsidDel="00000000" w:rsidR="00000000" w:rsidRPr="00000000">
        <w:rPr>
          <w:rtl w:val="0"/>
        </w:rPr>
        <w:t xml:space="preserve">ce.</w:t>
      </w:r>
    </w:p>
    <w:p w:rsidR="00000000" w:rsidDel="00000000" w:rsidP="00000000" w:rsidRDefault="00000000" w:rsidRPr="00000000" w14:paraId="000006BF">
      <w:pPr>
        <w:spacing w:after="240" w:before="240" w:lineRule="auto"/>
        <w:rPr/>
      </w:pPr>
      <w:r w:rsidDel="00000000" w:rsidR="00000000" w:rsidRPr="00000000">
        <w:rPr>
          <w:rtl w:val="0"/>
        </w:rPr>
        <w:t xml:space="preserve">What I found was both less and more than I had imagined, not a living man but a legacy, not answers to all my questions but a family connection I hadn't known I was missing.</w:t>
      </w:r>
    </w:p>
    <w:p w:rsidR="00000000" w:rsidDel="00000000" w:rsidP="00000000" w:rsidRDefault="00000000" w:rsidRPr="00000000" w14:paraId="000006C0">
      <w:pPr>
        <w:spacing w:after="240" w:before="240" w:lineRule="auto"/>
        <w:rPr/>
      </w:pPr>
      <w:r w:rsidDel="00000000" w:rsidR="00000000" w:rsidRPr="00000000">
        <w:rPr>
          <w:rtl w:val="0"/>
        </w:rPr>
        <w:t xml:space="preserve">As Maya called me for dinner, I placed Burton's photo back on the shelf, beside the snapshots of Maya and Jamil, as if he'd always belonged there. I joined my family, the one I had created, the one that mattered most in my daily life. The past had given me new understanding, but my future continued to unfold in the present moments with the people who knew me not by blood or birth, but by choice and love.</w:t>
      </w:r>
    </w:p>
    <w:p w:rsidR="00000000" w:rsidDel="00000000" w:rsidP="00000000" w:rsidRDefault="00000000" w:rsidRPr="00000000" w14:paraId="000006C1">
      <w:pPr>
        <w:spacing w:after="240" w:before="240" w:lineRule="auto"/>
        <w:rPr/>
      </w:pPr>
      <w:r w:rsidDel="00000000" w:rsidR="00000000" w:rsidRPr="00000000">
        <w:rPr>
          <w:rtl w:val="0"/>
        </w:rPr>
        <w:t xml:space="preserve">Uncovering Marcia, my birth father's legacy, and Aunt Phyllis's acceptance connected me deeply to a past I'd sought for decades. It wasn't simple or singular, but it was mine, complete, complex, and finally known.</w:t>
      </w: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6C2">
      <w:pPr>
        <w:spacing w:after="240" w:before="240" w:lineRule="auto"/>
        <w:rPr/>
      </w:pPr>
      <w:r w:rsidDel="00000000" w:rsidR="00000000" w:rsidRPr="00000000">
        <w:rPr/>
        <w:drawing>
          <wp:inline distB="114300" distT="114300" distL="114300" distR="114300">
            <wp:extent cx="6000750" cy="4064000"/>
            <wp:effectExtent b="0" l="0" r="0" t="0"/>
            <wp:docPr id="1" name="image14.jpg"/>
            <a:graphic>
              <a:graphicData uri="http://schemas.openxmlformats.org/drawingml/2006/picture">
                <pic:pic>
                  <pic:nvPicPr>
                    <pic:cNvPr id="0" name="image14.jpg"/>
                    <pic:cNvPicPr preferRelativeResize="0"/>
                  </pic:nvPicPr>
                  <pic:blipFill>
                    <a:blip r:embed="rId40"/>
                    <a:srcRect b="0" l="0" r="0" t="0"/>
                    <a:stretch>
                      <a:fillRect/>
                    </a:stretch>
                  </pic:blipFill>
                  <pic:spPr>
                    <a:xfrm>
                      <a:off x="0" y="0"/>
                      <a:ext cx="600075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6C3">
      <w:pPr>
        <w:spacing w:after="240" w:before="240" w:lineRule="auto"/>
        <w:jc w:val="center"/>
        <w:rPr>
          <w:b w:val="1"/>
        </w:rPr>
      </w:pPr>
      <w:r w:rsidDel="00000000" w:rsidR="00000000" w:rsidRPr="00000000">
        <w:rPr>
          <w:b w:val="1"/>
          <w:rtl w:val="0"/>
        </w:rPr>
        <w:t xml:space="preserve">My village: </w:t>
      </w:r>
      <w:r w:rsidDel="00000000" w:rsidR="00000000" w:rsidRPr="00000000">
        <w:rPr>
          <w:rtl w:val="0"/>
        </w:rPr>
        <w:t xml:space="preserve">Jala, Gina, Renee, Aunt Mildred, Aunt Vivian, Erika, Mary, Marcia, Phyllis (back row)</w:t>
        <w:br w:type="textWrapping"/>
        <w:t xml:space="preserve">Josh, Dad, Jessica, Mom, Derrick, Jamil</w:t>
        <w:br w:type="textWrapping"/>
        <w:t xml:space="preserve">Maya, Mary’s middle child</w:t>
        <w:br w:type="textWrapping"/>
      </w:r>
      <w:r w:rsidDel="00000000" w:rsidR="00000000" w:rsidRPr="00000000">
        <w:rPr>
          <w:b w:val="1"/>
          <w:rtl w:val="0"/>
        </w:rPr>
        <w:t xml:space="preserve">July 4, 1997</w:t>
      </w:r>
    </w:p>
    <w:p w:rsidR="00000000" w:rsidDel="00000000" w:rsidP="00000000" w:rsidRDefault="00000000" w:rsidRPr="00000000" w14:paraId="000006C4">
      <w:pPr>
        <w:spacing w:after="240" w:before="240" w:lineRule="auto"/>
        <w:rPr/>
      </w:pPr>
      <w:r w:rsidDel="00000000" w:rsidR="00000000" w:rsidRPr="00000000">
        <w:rPr>
          <w:rtl w:val="0"/>
        </w:rPr>
      </w:r>
    </w:p>
    <w:p w:rsidR="00000000" w:rsidDel="00000000" w:rsidP="00000000" w:rsidRDefault="00000000" w:rsidRPr="00000000" w14:paraId="000006C5">
      <w:pPr>
        <w:spacing w:after="240" w:before="240" w:lineRule="auto"/>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6C6">
      <w:pPr>
        <w:keepLines w:val="1"/>
        <w:spacing w:after="240" w:before="240" w:lineRule="auto"/>
        <w:jc w:val="center"/>
        <w:rPr/>
      </w:pPr>
      <w:r w:rsidDel="00000000" w:rsidR="00000000" w:rsidRPr="00000000">
        <w:rPr/>
        <w:drawing>
          <wp:inline distB="114300" distT="114300" distL="114300" distR="114300">
            <wp:extent cx="5176838" cy="5957472"/>
            <wp:effectExtent b="38100" l="38100" r="38100" t="38100"/>
            <wp:docPr id="23" name="image6.jpg"/>
            <a:graphic>
              <a:graphicData uri="http://schemas.openxmlformats.org/drawingml/2006/picture">
                <pic:pic>
                  <pic:nvPicPr>
                    <pic:cNvPr id="0" name="image6.jpg"/>
                    <pic:cNvPicPr preferRelativeResize="0"/>
                  </pic:nvPicPr>
                  <pic:blipFill>
                    <a:blip r:embed="rId41"/>
                    <a:srcRect b="14618" l="0" r="0" t="8580"/>
                    <a:stretch>
                      <a:fillRect/>
                    </a:stretch>
                  </pic:blipFill>
                  <pic:spPr>
                    <a:xfrm>
                      <a:off x="0" y="0"/>
                      <a:ext cx="5176838" cy="5957472"/>
                    </a:xfrm>
                    <a:prstGeom prst="rect"/>
                    <a:ln w="381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6C7">
      <w:pPr>
        <w:keepLines w:val="1"/>
        <w:spacing w:after="240" w:before="240" w:lineRule="auto"/>
        <w:jc w:val="center"/>
        <w:rPr/>
      </w:pPr>
      <w:r w:rsidDel="00000000" w:rsidR="00000000" w:rsidRPr="00000000">
        <w:rPr>
          <w:b w:val="1"/>
          <w:rtl w:val="0"/>
        </w:rPr>
        <w:t xml:space="preserve">Evelyn Maxine Golden (nee Burton), James Richard Golden</w:t>
        <w:br w:type="textWrapping"/>
        <w:t xml:space="preserve">Willam Burton Golden, Phyllis Ann Golden</w:t>
        <w:br w:type="textWrapping"/>
        <w:t xml:space="preserve">c. 1951</w:t>
      </w:r>
      <w:r w:rsidDel="00000000" w:rsidR="00000000" w:rsidRPr="00000000">
        <w:br w:type="page"/>
      </w:r>
      <w:r w:rsidDel="00000000" w:rsidR="00000000" w:rsidRPr="00000000">
        <w:rPr>
          <w:rtl w:val="0"/>
        </w:rPr>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Pr>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