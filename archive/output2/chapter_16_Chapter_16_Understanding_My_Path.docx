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4D2">
      <w:pPr>
        <w:pStyle w:val="Heading2"/>
        <w:rPr/>
      </w:pPr>
      <w:bookmarkStart w:colFirst="0" w:colLast="0" w:name="_m1jpgtf1cb51" w:id="103"/>
      <w:bookmarkEnd w:id="103"/>
      <w:r w:rsidDel="00000000" w:rsidR="00000000" w:rsidRPr="00000000">
        <w:rPr>
          <w:rtl w:val="0"/>
        </w:rPr>
        <w:t xml:space="preserve">Chapter 16: </w:t>
      </w:r>
      <w:r w:rsidDel="00000000" w:rsidR="00000000" w:rsidRPr="00000000">
        <w:rPr>
          <w:rtl w:val="0"/>
        </w:rPr>
        <w:t xml:space="preserve">Understanding My Path </w:t>
      </w:r>
    </w:p>
    <w:p w:rsidR="00000000" w:rsidDel="00000000" w:rsidP="00000000" w:rsidRDefault="00000000" w:rsidRPr="00000000" w14:paraId="000004D3">
      <w:pPr>
        <w:pStyle w:val="Heading3"/>
        <w:keepNext w:val="0"/>
        <w:keepLines w:val="0"/>
        <w:spacing w:after="80" w:lineRule="auto"/>
        <w:rPr/>
      </w:pPr>
      <w:bookmarkStart w:colFirst="0" w:colLast="0" w:name="_e5uik8ehd5of" w:id="104"/>
      <w:bookmarkEnd w:id="104"/>
      <w:r w:rsidDel="00000000" w:rsidR="00000000" w:rsidRPr="00000000">
        <w:rPr>
          <w:rtl w:val="0"/>
        </w:rPr>
        <w:t xml:space="preserve">Arrival at Stanford (Fall 1986)</w:t>
      </w:r>
    </w:p>
    <w:p w:rsidR="00000000" w:rsidDel="00000000" w:rsidP="00000000" w:rsidRDefault="00000000" w:rsidRPr="00000000" w14:paraId="000004D4">
      <w:pPr>
        <w:spacing w:after="240" w:before="240" w:lineRule="auto"/>
        <w:rPr/>
      </w:pPr>
      <w:r w:rsidDel="00000000" w:rsidR="00000000" w:rsidRPr="00000000">
        <w:rPr>
          <w:rtl w:val="0"/>
        </w:rPr>
        <w:t xml:space="preserve">The drive from Detroit to Stanford in August 1986 </w:t>
      </w:r>
      <w:commentRangeStart w:id="71"/>
      <w:r w:rsidDel="00000000" w:rsidR="00000000" w:rsidRPr="00000000">
        <w:rPr>
          <w:rtl w:val="0"/>
        </w:rPr>
        <w:t xml:space="preserve">was more than a road trip, it felt like stepping out of one life and into another.</w:t>
      </w:r>
      <w:commentRangeEnd w:id="71"/>
      <w:r w:rsidDel="00000000" w:rsidR="00000000" w:rsidRPr="00000000">
        <w:commentReference w:id="71"/>
      </w:r>
      <w:r w:rsidDel="00000000" w:rsidR="00000000" w:rsidRPr="00000000">
        <w:rPr>
          <w:rtl w:val="0"/>
        </w:rPr>
        <w:t xml:space="preserve"> My father rode beside me in Mom’s old '78 Bonneville as we watched the streets of my childhood recede in the rearview mirror. Those neighborhoods weren’t just familiar, they carried a sense of identity, of community, that I was leaving behind without knowing what might replace it.</w:t>
      </w:r>
    </w:p>
    <w:p w:rsidR="00000000" w:rsidDel="00000000" w:rsidP="00000000" w:rsidRDefault="00000000" w:rsidRPr="00000000" w14:paraId="000004D5">
      <w:pPr>
        <w:spacing w:after="240" w:before="240" w:lineRule="auto"/>
        <w:rPr/>
      </w:pPr>
      <w:r w:rsidDel="00000000" w:rsidR="00000000" w:rsidRPr="00000000">
        <w:rPr>
          <w:rtl w:val="0"/>
        </w:rPr>
        <w:t xml:space="preserve">I arrived at Stanford with a fire in my chest: I was going to earn a PhD in two years, just like Professor Robert Tarjan had done under the guidance of Donald Knuth. To me, that wasn’t just an impressive academic feat, it was a map. Tarjan’s work in graph algorithms was already foundational, and Knuth’s influence on the analysis of algorithms was unmatched. Their ideas had shaped the field I loved. I wasn’t just pursuing a degree, I wanted to contribute to that kind of legacy.</w:t>
      </w:r>
    </w:p>
    <w:p w:rsidR="00000000" w:rsidDel="00000000" w:rsidP="00000000" w:rsidRDefault="00000000" w:rsidRPr="00000000" w14:paraId="000004D6">
      <w:pPr>
        <w:spacing w:after="240" w:before="240" w:lineRule="auto"/>
        <w:rPr/>
      </w:pPr>
      <w:r w:rsidDel="00000000" w:rsidR="00000000" w:rsidRPr="00000000">
        <w:rPr>
          <w:rtl w:val="0"/>
        </w:rPr>
        <w:t xml:space="preserve">But Stanford had its own rhythm, and I soon realized the typical dissertation takes  seven years to complete. The department was world-class, yet I often felt adrift. At Princeton, I’d had a strong and supportive Black community; at Stanford, I struggled to find connection.</w:t>
      </w:r>
    </w:p>
    <w:p w:rsidR="00000000" w:rsidDel="00000000" w:rsidP="00000000" w:rsidRDefault="00000000" w:rsidRPr="00000000" w14:paraId="000004D7">
      <w:pPr>
        <w:spacing w:after="240" w:before="240" w:lineRule="auto"/>
        <w:rPr/>
      </w:pPr>
      <w:r w:rsidDel="00000000" w:rsidR="00000000" w:rsidRPr="00000000">
        <w:rPr>
          <w:rtl w:val="0"/>
        </w:rPr>
        <w:t xml:space="preserve">Weekends gave me some relief. My friend James introduced me to his circle from Cal, University of California at Berkeley, and that group became my lifeline. We played pickup basketball, gathered for poker nights, and hit up Silks nightclub in Emeryville. These were small escapes, but they mattered.</w:t>
      </w:r>
    </w:p>
    <w:p w:rsidR="00000000" w:rsidDel="00000000" w:rsidP="00000000" w:rsidRDefault="00000000" w:rsidRPr="00000000" w14:paraId="000004D8">
      <w:pPr>
        <w:spacing w:after="240" w:before="240" w:lineRule="auto"/>
        <w:rPr/>
      </w:pPr>
      <w:r w:rsidDel="00000000" w:rsidR="00000000" w:rsidRPr="00000000">
        <w:rPr>
          <w:rtl w:val="0"/>
        </w:rPr>
        <w:t xml:space="preserve">Our game nights, held in modest apartments, were a kind of ritual, filled with laughter, takeout, and endless conversations about where our lives were heading. We played Guts, a high-stakes card game that demanded nerve and intuition. Every hand pulled me back to Detroit, where reading people quickly had been second nature.</w:t>
      </w:r>
    </w:p>
    <w:p w:rsidR="00000000" w:rsidDel="00000000" w:rsidP="00000000" w:rsidRDefault="00000000" w:rsidRPr="00000000" w14:paraId="000004D9">
      <w:pPr>
        <w:spacing w:after="240" w:before="240" w:lineRule="auto"/>
        <w:rPr/>
      </w:pPr>
      <w:r w:rsidDel="00000000" w:rsidR="00000000" w:rsidRPr="00000000">
        <w:rPr>
          <w:rtl w:val="0"/>
        </w:rPr>
        <w:t xml:space="preserve">Still, beneath the camaraderie,</w:t>
      </w:r>
      <w:commentRangeStart w:id="72"/>
      <w:r w:rsidDel="00000000" w:rsidR="00000000" w:rsidRPr="00000000">
        <w:rPr>
          <w:rtl w:val="0"/>
        </w:rPr>
        <w:t xml:space="preserve"> a deeper kind of loneliness crept in.</w:t>
      </w:r>
      <w:commentRangeEnd w:id="72"/>
      <w:r w:rsidDel="00000000" w:rsidR="00000000" w:rsidRPr="00000000">
        <w:commentReference w:id="72"/>
      </w:r>
      <w:r w:rsidDel="00000000" w:rsidR="00000000" w:rsidRPr="00000000">
        <w:rPr>
          <w:rtl w:val="0"/>
        </w:rPr>
        <w:t xml:space="preserve"> I was learning that academic challenges were only part of the journey. I was also rebuilding a sense of belonging, one piece at a time.</w:t>
      </w:r>
    </w:p>
    <w:p w:rsidR="00000000" w:rsidDel="00000000" w:rsidP="00000000" w:rsidRDefault="00000000" w:rsidRPr="00000000" w14:paraId="000004DA">
      <w:pPr>
        <w:spacing w:after="240" w:before="240" w:lineRule="auto"/>
        <w:rPr>
          <w:del w:author="June Cross" w:id="22" w:date="2025-07-01T02:48:35Z"/>
        </w:rPr>
      </w:pPr>
      <w:commentRangeStart w:id="73"/>
      <w:r w:rsidDel="00000000" w:rsidR="00000000" w:rsidRPr="00000000">
        <w:rPr>
          <w:rtl w:val="0"/>
        </w:rPr>
        <w:t xml:space="preserve">It wasn’t until later that year that I heard Tarjan had won the 1986 Turing Award for his work on graph algorithms</w:t>
      </w:r>
      <w:commentRangeEnd w:id="73"/>
      <w:r w:rsidDel="00000000" w:rsidR="00000000" w:rsidRPr="00000000">
        <w:commentReference w:id="73"/>
      </w:r>
      <w:r w:rsidDel="00000000" w:rsidR="00000000" w:rsidRPr="00000000">
        <w:rPr>
          <w:rtl w:val="0"/>
        </w:rPr>
        <w:t xml:space="preserve">. </w:t>
      </w:r>
      <w:ins w:author="June Cross" w:id="22" w:date="2025-07-01T02:48:35Z">
        <w:r w:rsidDel="00000000" w:rsidR="00000000" w:rsidRPr="00000000">
          <w:rPr>
            <w:rtl w:val="0"/>
            <w:rPrChange w:author="June Cross" w:id="23" w:date="2025-07-01T02:48:35Z">
              <w:rPr/>
            </w:rPrChange>
          </w:rPr>
          <w:t xml:space="preserve">The Turing Award was the highest recognition in our field, and knowing I had studied under someone of that caliber made the goal feel real, even if distant.</w:t>
        </w:r>
      </w:ins>
      <w:r w:rsidDel="00000000" w:rsidR="00000000" w:rsidRPr="00000000">
        <w:rPr>
          <w:rtl w:val="0"/>
        </w:rPr>
        <w:t xml:space="preserve">It felt like a signpost, confirmation that the path I admired truly led to the summit. </w:t>
      </w:r>
      <w:del w:author="June Cross" w:id="22" w:date="2025-07-01T02:48:35Z">
        <w:r w:rsidDel="00000000" w:rsidR="00000000" w:rsidRPr="00000000">
          <w:rPr>
            <w:rtl w:val="0"/>
          </w:rPr>
          <w:delText xml:space="preserve">His mentor, Knuth, had received the same honor in 1974. The Turing Award was the highest recognition in our field, and knowing I had studied under someone of that caliber made the goal feel real, even if distant.</w:delText>
        </w:r>
      </w:del>
    </w:p>
    <w:p w:rsidR="00000000" w:rsidDel="00000000" w:rsidP="00000000" w:rsidRDefault="00000000" w:rsidRPr="00000000" w14:paraId="000004DB">
      <w:pPr>
        <w:spacing w:after="240" w:before="240" w:lineRule="auto"/>
        <w:rPr/>
        <w:pPrChange w:author="June Cross" w:id="0" w:date="2025-07-01T02:48:35Z">
          <w:pPr>
            <w:pStyle w:val="Heading3"/>
            <w:keepNext w:val="0"/>
            <w:keepLines w:val="0"/>
            <w:spacing w:after="80" w:lineRule="auto"/>
          </w:pPr>
        </w:pPrChange>
      </w:pPr>
      <w:bookmarkStart w:colFirst="0" w:colLast="0" w:name="_35iyutu3f0u5" w:id="105"/>
      <w:bookmarkEnd w:id="105"/>
      <w:r w:rsidDel="00000000" w:rsidR="00000000" w:rsidRPr="00000000">
        <w:rPr>
          <w:rtl w:val="0"/>
        </w:rPr>
        <w:t xml:space="preserve">Theoretical Foundations (Winter 1986)</w:t>
      </w:r>
    </w:p>
    <w:p w:rsidR="00000000" w:rsidDel="00000000" w:rsidP="00000000" w:rsidRDefault="00000000" w:rsidRPr="00000000" w14:paraId="000004DC">
      <w:pPr>
        <w:spacing w:after="240" w:before="240" w:lineRule="auto"/>
        <w:rPr/>
      </w:pPr>
      <w:del w:author="June Cross" w:id="24" w:date="2025-07-01T02:49:25Z">
        <w:r w:rsidDel="00000000" w:rsidR="00000000" w:rsidRPr="00000000">
          <w:rPr>
            <w:rtl w:val="0"/>
          </w:rPr>
          <w:delText xml:space="preserve">My initial months at Stanford had clarified my ambition, but the winter seminar would test whether I could truly thrive in this demanding academic environment. </w:delText>
        </w:r>
      </w:del>
      <w:r w:rsidDel="00000000" w:rsidR="00000000" w:rsidRPr="00000000">
        <w:rPr>
          <w:rtl w:val="0"/>
        </w:rPr>
        <w:t xml:space="preserve">Four months after arriving at Stanford, I found myself in an intimate research seminar led by none other than Donald Knuth,</w:t>
      </w:r>
      <w:ins w:author="June Cross" w:id="25" w:date="2025-07-01T02:49:43Z">
        <w:r w:rsidDel="00000000" w:rsidR="00000000" w:rsidRPr="00000000">
          <w:rPr>
            <w:rtl w:val="0"/>
          </w:rPr>
          <w:t xml:space="preserve"> who had been Tarjan’s mentor and who had won the Turing himself back in 1974. Being in his classroom felt both inspiring and daunting. </w:t>
        </w:r>
      </w:ins>
      <w:r w:rsidDel="00000000" w:rsidR="00000000" w:rsidRPr="00000000">
        <w:rPr>
          <w:rtl w:val="0"/>
        </w:rPr>
        <w:t xml:space="preserve"> </w:t>
      </w:r>
      <w:del w:author="June Cross" w:id="26" w:date="2025-07-01T02:50:40Z">
        <w:commentRangeStart w:id="74"/>
        <w:r w:rsidDel="00000000" w:rsidR="00000000" w:rsidRPr="00000000">
          <w:rPr>
            <w:rtl w:val="0"/>
          </w:rPr>
          <w:delText xml:space="preserve">a privilege that felt as daunting as it was inspiring. </w:delText>
        </w:r>
      </w:del>
      <w:commentRangeEnd w:id="74"/>
      <w:r w:rsidDel="00000000" w:rsidR="00000000" w:rsidRPr="00000000">
        <w:commentReference w:id="74"/>
      </w:r>
      <w:r w:rsidDel="00000000" w:rsidR="00000000" w:rsidRPr="00000000">
        <w:rPr>
          <w:rtl w:val="0"/>
        </w:rPr>
        <w:t xml:space="preserve">Seated at a long table with some of the most brilliant theoretical computer science students of my generation, my dreams of Silicon Valley briefly faded, replaced by a more immediate concern: keeping up.</w:t>
      </w:r>
    </w:p>
    <w:p w:rsidR="00000000" w:rsidDel="00000000" w:rsidP="00000000" w:rsidRDefault="00000000" w:rsidRPr="00000000" w14:paraId="000004DD">
      <w:pPr>
        <w:spacing w:after="240" w:before="240" w:lineRule="auto"/>
        <w:rPr/>
      </w:pPr>
      <w:r w:rsidDel="00000000" w:rsidR="00000000" w:rsidRPr="00000000">
        <w:rPr>
          <w:rtl w:val="0"/>
        </w:rPr>
        <w:t xml:space="preserve">This wasn’t the collaborative, affirming environment I’d read about in </w:t>
      </w:r>
      <w:r w:rsidDel="00000000" w:rsidR="00000000" w:rsidRPr="00000000">
        <w:rPr>
          <w:i w:val="1"/>
          <w:rtl w:val="0"/>
        </w:rPr>
        <w:t xml:space="preserve">Ebony</w:t>
      </w:r>
      <w:r w:rsidDel="00000000" w:rsidR="00000000" w:rsidRPr="00000000">
        <w:rPr>
          <w:rtl w:val="0"/>
        </w:rPr>
        <w:t xml:space="preserve"> profiles of Black tech pioneers. This was theory at its purest and most unforgiving. My practical instincts, the same ones that had served me so well at Princeton, suddenly felt insufficient. At the head of the table, Knuth sat quietly, eyes sharp, while an open research problem hovered in the room like both a challenge and a test.</w:t>
      </w:r>
    </w:p>
    <w:p w:rsidR="00000000" w:rsidDel="00000000" w:rsidP="00000000" w:rsidRDefault="00000000" w:rsidRPr="00000000" w14:paraId="000004DE">
      <w:pPr>
        <w:spacing w:after="240" w:before="240" w:lineRule="auto"/>
        <w:rPr/>
      </w:pPr>
      <w:r w:rsidDel="00000000" w:rsidR="00000000" w:rsidRPr="00000000">
        <w:rPr>
          <w:rtl w:val="0"/>
        </w:rPr>
        <w:t xml:space="preserve">The seminar space was stark. No computers, no distractions, just a long wooden table and our notepads. It reflected the essence of Knuth’s philosophy: clarity through precision, solutions forged from first principles. Breakthroughs were meant to happen here with pencil and paper, and when they did, they were typeset in TeX, the elegant system Knuth had designed himself to express mathematical thought with perfect fidelity.</w:t>
      </w:r>
    </w:p>
    <w:p w:rsidR="00000000" w:rsidDel="00000000" w:rsidP="00000000" w:rsidRDefault="00000000" w:rsidRPr="00000000" w14:paraId="000004DF">
      <w:pPr>
        <w:spacing w:after="240" w:before="240" w:lineRule="auto"/>
        <w:rPr/>
      </w:pPr>
      <w:r w:rsidDel="00000000" w:rsidR="00000000" w:rsidRPr="00000000">
        <w:rPr>
          <w:rtl w:val="0"/>
        </w:rPr>
        <w:t xml:space="preserve">The problems he posed weren’t from textbooks. They were raw, complex, and often unsolved. The first time I read through one of his assignments, I could barely understand what was being asked. Concepts like </w:t>
      </w:r>
      <w:commentRangeStart w:id="75"/>
      <w:r w:rsidDel="00000000" w:rsidR="00000000" w:rsidRPr="00000000">
        <w:rPr>
          <w:rtl w:val="0"/>
        </w:rPr>
        <w:t xml:space="preserve">Stirling numbers</w:t>
      </w:r>
      <w:commentRangeEnd w:id="75"/>
      <w:r w:rsidDel="00000000" w:rsidR="00000000" w:rsidRPr="00000000">
        <w:commentReference w:id="75"/>
      </w:r>
      <w:r w:rsidDel="00000000" w:rsidR="00000000" w:rsidRPr="00000000">
        <w:rPr>
          <w:rtl w:val="0"/>
        </w:rPr>
        <w:t xml:space="preserve"> were completely new to me. My year of graduate-level study under Robert Tarjan had given me confidence with graph algorithms, but this level of abstract mathematical analysis was unfamiliar territory.</w:t>
      </w:r>
    </w:p>
    <w:p w:rsidR="00000000" w:rsidDel="00000000" w:rsidP="00000000" w:rsidRDefault="00000000" w:rsidRPr="00000000" w14:paraId="000004E0">
      <w:pPr>
        <w:spacing w:after="240" w:before="240" w:lineRule="auto"/>
        <w:rPr/>
      </w:pPr>
      <w:r w:rsidDel="00000000" w:rsidR="00000000" w:rsidRPr="00000000">
        <w:rPr>
          <w:rtl w:val="0"/>
        </w:rPr>
        <w:t xml:space="preserve">What surprised me even more was that I wasn’t alone in feeling lost. As we went around the table, it became clear that others were just as bewildered. </w:t>
      </w:r>
      <w:del w:author="June Cross" w:id="27" w:date="2025-07-01T02:57:43Z">
        <w:r w:rsidDel="00000000" w:rsidR="00000000" w:rsidRPr="00000000">
          <w:rPr>
            <w:rtl w:val="0"/>
          </w:rPr>
          <w:delText xml:space="preserve">Alex, when he spoke, sounded hesitant. David, too. </w:delText>
        </w:r>
      </w:del>
      <w:r w:rsidDel="00000000" w:rsidR="00000000" w:rsidRPr="00000000">
        <w:rPr>
          <w:rtl w:val="0"/>
        </w:rPr>
        <w:t xml:space="preserve">This wasn’t a room full of students breezing through elite math, it was a room full of smart, capable people </w:t>
      </w:r>
      <w:r w:rsidDel="00000000" w:rsidR="00000000" w:rsidRPr="00000000">
        <w:rPr>
          <w:u w:val="single"/>
          <w:rtl w:val="0"/>
          <w:rPrChange w:author="June Cross" w:id="28" w:date="2025-07-01T03:00:34Z">
            <w:rPr/>
          </w:rPrChange>
        </w:rPr>
        <w:t xml:space="preserve">learning to navigate the unknown</w:t>
      </w:r>
      <w:r w:rsidDel="00000000" w:rsidR="00000000" w:rsidRPr="00000000">
        <w:rPr>
          <w:rtl w:val="0"/>
        </w:rPr>
        <w:t xml:space="preserve"> together.</w:t>
      </w:r>
    </w:p>
    <w:p w:rsidR="00000000" w:rsidDel="00000000" w:rsidP="00000000" w:rsidRDefault="00000000" w:rsidRPr="00000000" w14:paraId="000004E1">
      <w:pPr>
        <w:spacing w:after="240" w:before="240" w:lineRule="auto"/>
        <w:rPr/>
      </w:pPr>
      <w:commentRangeStart w:id="76"/>
      <w:r w:rsidDel="00000000" w:rsidR="00000000" w:rsidRPr="00000000">
        <w:rPr>
          <w:rtl w:val="0"/>
        </w:rPr>
        <w:t xml:space="preserve">That first problem set the tone for the rest of the seminar. </w:t>
      </w:r>
      <w:commentRangeEnd w:id="76"/>
      <w:r w:rsidDel="00000000" w:rsidR="00000000" w:rsidRPr="00000000">
        <w:commentReference w:id="76"/>
      </w:r>
      <w:r w:rsidDel="00000000" w:rsidR="00000000" w:rsidRPr="00000000">
        <w:rPr>
          <w:rtl w:val="0"/>
        </w:rPr>
        <w:t xml:space="preserve">We weren’t expected to memorize or apply known results. We were asked to </w:t>
      </w:r>
      <w:r w:rsidDel="00000000" w:rsidR="00000000" w:rsidRPr="00000000">
        <w:rPr>
          <w:u w:val="single"/>
          <w:rtl w:val="0"/>
          <w:rPrChange w:author="June Cross" w:id="29" w:date="2025-07-01T03:00:53Z">
            <w:rPr/>
          </w:rPrChange>
        </w:rPr>
        <w:t xml:space="preserve">explore the unknown</w:t>
      </w:r>
      <w:r w:rsidDel="00000000" w:rsidR="00000000" w:rsidRPr="00000000">
        <w:rPr>
          <w:rtl w:val="0"/>
        </w:rPr>
        <w:t xml:space="preserve">, to test ideas, and </w:t>
      </w:r>
      <w:commentRangeStart w:id="77"/>
      <w:commentRangeEnd w:id="77"/>
      <w:r w:rsidDel="00000000" w:rsidR="00000000" w:rsidRPr="00000000">
        <w:commentReference w:id="77"/>
      </w:r>
      <w:r w:rsidDel="00000000" w:rsidR="00000000" w:rsidRPr="00000000">
        <w:rPr>
          <w:u w:val="single"/>
          <w:rtl w:val="0"/>
          <w:rPrChange w:author="June Cross" w:id="30" w:date="2025-07-01T03:01:00Z">
            <w:rPr/>
          </w:rPrChange>
        </w:rPr>
        <w:t xml:space="preserve">to learn from each other.</w:t>
      </w:r>
      <w:r w:rsidDel="00000000" w:rsidR="00000000" w:rsidRPr="00000000">
        <w:rPr>
          <w:rtl w:val="0"/>
        </w:rPr>
        <w:t xml:space="preserve"> We tackled each problem over two weeks, inching forward together. My contributions to the first two assignments were small. I mostly watched, </w:t>
      </w:r>
      <w:del w:author="June Cross" w:id="31" w:date="2025-07-01T03:01:25Z">
        <w:r w:rsidDel="00000000" w:rsidR="00000000" w:rsidRPr="00000000">
          <w:rPr>
            <w:rtl w:val="0"/>
          </w:rPr>
          <w:delText xml:space="preserve">learned, and </w:delText>
        </w:r>
      </w:del>
      <w:r w:rsidDel="00000000" w:rsidR="00000000" w:rsidRPr="00000000">
        <w:rPr>
          <w:rtl w:val="0"/>
        </w:rPr>
        <w:t xml:space="preserve">tried not to fall behind.</w:t>
      </w:r>
    </w:p>
    <w:p w:rsidR="00000000" w:rsidDel="00000000" w:rsidP="00000000" w:rsidRDefault="00000000" w:rsidRPr="00000000" w14:paraId="000004E2">
      <w:pPr>
        <w:spacing w:after="240" w:before="240" w:lineRule="auto"/>
        <w:rPr/>
      </w:pPr>
      <w:r w:rsidDel="00000000" w:rsidR="00000000" w:rsidRPr="00000000">
        <w:rPr>
          <w:rtl w:val="0"/>
        </w:rPr>
        <w:t xml:space="preserve">Then came the third problem, graph algorithms. At last, familiar ground. I dove in with renewed energy. That night, under the steady glow of my desk lamp, I filled pages with diagrams, reductions, and half-finished proofs. By dawn, I was exhausted but exhilarated. I had something real.</w:t>
      </w:r>
    </w:p>
    <w:p w:rsidR="00000000" w:rsidDel="00000000" w:rsidP="00000000" w:rsidRDefault="00000000" w:rsidRPr="00000000" w14:paraId="000004E3">
      <w:pPr>
        <w:spacing w:after="240" w:before="240" w:lineRule="auto"/>
        <w:rPr/>
      </w:pPr>
      <w:r w:rsidDel="00000000" w:rsidR="00000000" w:rsidRPr="00000000">
        <w:rPr>
          <w:rtl w:val="0"/>
        </w:rPr>
        <w:t xml:space="preserve">Walking across campus to Terman Engineering, I ran into Tomas Feder, my Argentinian classmate. Excited, I shared my approach. As I explained, I saw a flicker of understanding in his eyes, not awe, but recognition. In seconds, he extended my ideas, skipping over entire steps to arrive at a more elegant, far-reaching solution, solving not just the problem I had focused on, but others I hadn’t yet seen.</w:t>
      </w:r>
    </w:p>
    <w:p w:rsidR="00000000" w:rsidDel="00000000" w:rsidP="00000000" w:rsidRDefault="00000000" w:rsidRPr="00000000" w14:paraId="000004E4">
      <w:pPr>
        <w:spacing w:after="240" w:before="240" w:lineRule="auto"/>
        <w:rPr/>
      </w:pPr>
      <w:r w:rsidDel="00000000" w:rsidR="00000000" w:rsidRPr="00000000">
        <w:rPr>
          <w:rtl w:val="0"/>
        </w:rPr>
        <w:t xml:space="preserve">His ease left me stunned. Back in Detroit, I’d taught myself programming and calculus. At Princeton, I’d held my own. But here, watching Tomas work was like watching a grandmaster play chess while I was still figuring out how the pieces moved. His brilliance was effortless, almost casual, and it shattered the tidy narrative I’d been carrying, the one that traced a steady arc from inner-city striver to Ivy League success.</w:t>
      </w:r>
    </w:p>
    <w:p w:rsidR="00000000" w:rsidDel="00000000" w:rsidP="00000000" w:rsidRDefault="00000000" w:rsidRPr="00000000" w14:paraId="000004E5">
      <w:pPr>
        <w:spacing w:after="240" w:before="240" w:lineRule="auto"/>
        <w:rPr/>
      </w:pPr>
      <w:r w:rsidDel="00000000" w:rsidR="00000000" w:rsidRPr="00000000">
        <w:rPr>
          <w:rtl w:val="0"/>
        </w:rPr>
        <w:t xml:space="preserve">Still, I hadn’t failed. These were open problems, and the real measure wasn’t whether we solved them but how we thought about them, and how we worked together. When grades came in, I received an A+.</w:t>
      </w:r>
    </w:p>
    <w:p w:rsidR="00000000" w:rsidDel="00000000" w:rsidP="00000000" w:rsidRDefault="00000000" w:rsidRPr="00000000" w14:paraId="000004E6">
      <w:pPr>
        <w:spacing w:after="240" w:before="240" w:lineRule="auto"/>
        <w:rPr/>
      </w:pPr>
      <w:r w:rsidDel="00000000" w:rsidR="00000000" w:rsidRPr="00000000">
        <w:rPr>
          <w:rtl w:val="0"/>
        </w:rPr>
        <w:t xml:space="preserve">Despite that success, I remained unsure of my place in the world of pure theory. I had shown I could contribute, especially on familiar ground. But my encounter with Tomas had revealed something deeper: the difference between competence and genius. As winter gave way to spring, I continued my coursework, quietly wondering whether theoretical computer science was truly where I belonged. With summer approaching, I started searching for opportunities that might point me toward a clearer path.</w:t>
      </w:r>
    </w:p>
    <w:p w:rsidR="00000000" w:rsidDel="00000000" w:rsidP="00000000" w:rsidRDefault="00000000" w:rsidRPr="00000000" w14:paraId="000004E7">
      <w:pPr>
        <w:pStyle w:val="Heading3"/>
        <w:spacing w:after="240" w:before="240" w:lineRule="auto"/>
        <w:rPr/>
      </w:pPr>
      <w:bookmarkStart w:colFirst="0" w:colLast="0" w:name="_1fqxzovcavik" w:id="106"/>
      <w:bookmarkEnd w:id="106"/>
      <w:r w:rsidDel="00000000" w:rsidR="00000000" w:rsidRPr="00000000">
        <w:rPr>
          <w:rtl w:val="0"/>
        </w:rPr>
        <w:t xml:space="preserve">Silicon Graphics Opportunity (Summer 1987)</w:t>
      </w:r>
    </w:p>
    <w:p w:rsidR="00000000" w:rsidDel="00000000" w:rsidP="00000000" w:rsidRDefault="00000000" w:rsidRPr="00000000" w14:paraId="000004E8">
      <w:pPr>
        <w:spacing w:after="240" w:before="240" w:lineRule="auto"/>
        <w:rPr/>
      </w:pPr>
      <w:r w:rsidDel="00000000" w:rsidR="00000000" w:rsidRPr="00000000">
        <w:rPr>
          <w:rtl w:val="0"/>
        </w:rPr>
        <w:t xml:space="preserve">After my intense introduction to theoretical computer science, the summer of 1987 arrived like a blast of fresh air, reconnecting me to the world I'd first glimpsed in those inspiring Ebony profiles. At Silicon Graphics (SGI), I found what theoretical computer science couldn't offer, a place where practical innovation mattered more than academic pedigree. Doctor Marc Hannah, a fellow BLESP scholar and co-founder of SGI, represented everything I'd aspired to become: a Black pioneer turning theoretical insights into real-world impact.</w:t>
      </w:r>
    </w:p>
    <w:p w:rsidR="00000000" w:rsidDel="00000000" w:rsidP="00000000" w:rsidRDefault="00000000" w:rsidRPr="00000000" w14:paraId="000004E9">
      <w:pPr>
        <w:spacing w:after="240" w:before="240" w:lineRule="auto"/>
        <w:rPr>
          <w:del w:author="June Cross" w:id="32" w:date="2025-07-01T03:03:46Z"/>
        </w:rPr>
      </w:pPr>
      <w:del w:author="June Cross" w:id="32" w:date="2025-07-01T03:03:46Z">
        <w:commentRangeStart w:id="78"/>
        <w:r w:rsidDel="00000000" w:rsidR="00000000" w:rsidRPr="00000000">
          <w:rPr>
            <w:rtl w:val="0"/>
          </w:rPr>
          <w:delText xml:space="preserve">My Bell Communications Research (BellCore) Fellowship provided an unexpected advantage, I wasn't tied to any Stanford research group that summer. Through a mutual connection, Marc introduced me to Doctor Forest Baskett, SGI's Chief Technology Officer and Stanford Adjunct Professor. When Forest offered me a summer position, it felt more than a mere job opportunity, it was an escape route, a chance to prove myself in an environment where tangible results mattered more than theoretical elegance.</w:delText>
        </w:r>
      </w:del>
    </w:p>
    <w:p w:rsidR="00000000" w:rsidDel="00000000" w:rsidP="00000000" w:rsidRDefault="00000000" w:rsidRPr="00000000" w14:paraId="000004EA">
      <w:pPr>
        <w:spacing w:after="240" w:before="240" w:lineRule="auto"/>
        <w:rPr/>
      </w:pPr>
      <w:commentRangeEnd w:id="78"/>
      <w:r w:rsidDel="00000000" w:rsidR="00000000" w:rsidRPr="00000000">
        <w:commentReference w:id="78"/>
      </w:r>
      <w:r w:rsidDel="00000000" w:rsidR="00000000" w:rsidRPr="00000000">
        <w:rPr>
          <w:rtl w:val="0"/>
        </w:rPr>
        <w:t xml:space="preserve">Stepping into SGI's bustling offices, I discovered a culture that celebrated creativity and collaboration over abstract theory. The energy was infectious, 600 employees jammed into spaces built for far fewer, generating an atmosphere of constant, enthusiastic innovation. The company seamlessly blended work and play: basketball courts outside, foosball tables in the break rooms, Friday beer busts, and lavish annual parties featuring top music headliners. Everything at SGI was structured to keep talented minds engaged and collaborative rather than isolated and competitive.</w:t>
      </w:r>
    </w:p>
    <w:p w:rsidR="00000000" w:rsidDel="00000000" w:rsidP="00000000" w:rsidRDefault="00000000" w:rsidRPr="00000000" w14:paraId="000004EB">
      <w:pPr>
        <w:spacing w:after="240" w:before="240" w:lineRule="auto"/>
        <w:rPr/>
      </w:pPr>
      <w:r w:rsidDel="00000000" w:rsidR="00000000" w:rsidRPr="00000000">
        <w:rPr>
          <w:rtl w:val="0"/>
        </w:rPr>
        <w:t xml:space="preserve">My officemate Vince quickly evolved from colleague to mentor, expanding my world beyond mere technical pursuits. Through him, I discovered excellence wasn't confined to algorithms and coding, it encompassed fine dining, impeccable attire, disciplined workouts, and meticulously brewed espresso. Vince's guidance helped me see professional growth as holistic, blending cultural sophistication with technical skill. Our late-night coding sessions often turned into expansive discussions, bridging worlds from East to West, engineering to culture, and refining my Detroit-born sensibilities.</w:t>
      </w:r>
    </w:p>
    <w:p w:rsidR="00000000" w:rsidDel="00000000" w:rsidP="00000000" w:rsidRDefault="00000000" w:rsidRPr="00000000" w14:paraId="000004EC">
      <w:pPr>
        <w:spacing w:after="240" w:before="240" w:lineRule="auto"/>
        <w:rPr/>
      </w:pPr>
      <w:r w:rsidDel="00000000" w:rsidR="00000000" w:rsidRPr="00000000">
        <w:rPr>
          <w:rtl w:val="0"/>
        </w:rPr>
        <w:t xml:space="preserve">Our team focused on fundamental challenges in computer graphics, transforming complex mathematical surfaces into beautifully rendered visuals. Collaborating with Vince, Doctor Rosemary Chang, Doctor Tom Davis, and Henry Moreton, I quickly found my niche.</w:t>
      </w:r>
    </w:p>
    <w:p w:rsidR="00000000" w:rsidDel="00000000" w:rsidP="00000000" w:rsidRDefault="00000000" w:rsidRPr="00000000" w14:paraId="000004ED">
      <w:pPr>
        <w:spacing w:after="240" w:before="240" w:lineRule="auto"/>
        <w:rPr/>
      </w:pPr>
      <w:r w:rsidDel="00000000" w:rsidR="00000000" w:rsidRPr="00000000">
        <w:rPr>
          <w:rtl w:val="0"/>
        </w:rPr>
        <w:t xml:space="preserve">My project addressed the "trimmed patch problem" in computer-aided geometric design. Complex curved surfaces in 3D models are represented mathematically as patches, but accurately rendering these surfaces when trimmed, for instance, to create car windows or holes in mechanical components, is notoriously difficult. The algorithms I developed offered a novel method for accurately and efficiently rendering these trimmed surfaces. Seeing our approach flawlessly render the famous Utah teapot, complete with intricate cutouts, was a transformative moment, validating months of dedicated effort. It crystallized a vital lesson: genuine innovation arises from combining practical skills with theoretical insights. This wasn't mere academic exploration, our automotive industry clients depended on this technology to visualize their designs, transforming my theoretical algorithms into vital industry tools. Eventually, this work became the cornerstone of my dissertation.</w:t>
      </w:r>
    </w:p>
    <w:p w:rsidR="00000000" w:rsidDel="00000000" w:rsidP="00000000" w:rsidRDefault="00000000" w:rsidRPr="00000000" w14:paraId="000004EE">
      <w:pPr>
        <w:spacing w:after="240" w:before="240" w:lineRule="auto"/>
        <w:rPr/>
      </w:pPr>
      <w:r w:rsidDel="00000000" w:rsidR="00000000" w:rsidRPr="00000000">
        <w:rPr>
          <w:rtl w:val="0"/>
        </w:rPr>
        <w:t xml:space="preserve">Rosemary, thirteen years my senior, taught me the fundamental mathematics behind creating sophisticated graphics algorithms. Henry, already seasoned from his tenure at Schlumberger and his graduate studies at Cal, shared invaluable practical insights. Under their mentorship by day and through intensive study by night, I discovered how my programming skills, merged with their profound theoretical understanding, could solve previously intractable problems.</w:t>
      </w:r>
    </w:p>
    <w:p w:rsidR="00000000" w:rsidDel="00000000" w:rsidP="00000000" w:rsidRDefault="00000000" w:rsidRPr="00000000" w14:paraId="000004EF">
      <w:pPr>
        <w:spacing w:after="240" w:before="240" w:lineRule="auto"/>
        <w:rPr/>
      </w:pPr>
      <w:commentRangeStart w:id="79"/>
      <w:r w:rsidDel="00000000" w:rsidR="00000000" w:rsidRPr="00000000">
        <w:rPr>
          <w:rtl w:val="0"/>
        </w:rPr>
        <w:t xml:space="preserve">Despite flourishing at SGI, the allure of academia persisted. The theoretical computer science community embodied a form of excellence I wasn't ready to relinquish entirely.</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rtl w:val="0"/>
        </w:rPr>
        <w:t xml:space="preserve">When our SIGGRAPH paper was rejected, I initially felt the familiar sting of academic disappointment, but this rejection was different. At SGI, setbacks were part of the creative journey, not judgments of worth. My colleagues' supportive reactions illuminated what academia had lacked: a culture valuing contribution over immediate perfection, iterative improvement over flawless initial attempts.</w:t>
      </w:r>
    </w:p>
    <w:p w:rsidR="00000000" w:rsidDel="00000000" w:rsidP="00000000" w:rsidRDefault="00000000" w:rsidRPr="00000000" w14:paraId="000004F1">
      <w:pPr>
        <w:spacing w:after="240" w:before="240" w:lineRule="auto"/>
        <w:rPr/>
      </w:pPr>
      <w:r w:rsidDel="00000000" w:rsidR="00000000" w:rsidRPr="00000000">
        <w:rPr>
          <w:rtl w:val="0"/>
        </w:rPr>
        <w:t xml:space="preserve">Doctor James "Jim" Winget personified this practical excellence. Like Tomas Feder at Stanford, Jim possessed immense intellectual depth, yet his brilliance extended beyond theory, demonstrating how profound theoretical knowledge could address real-world problems. Jim's mentorship offered a compelling model of success, one where understanding and application coexisted seamlessly.</w:t>
      </w:r>
    </w:p>
    <w:p w:rsidR="00000000" w:rsidDel="00000000" w:rsidP="00000000" w:rsidRDefault="00000000" w:rsidRPr="00000000" w14:paraId="000004F2">
      <w:pPr>
        <w:spacing w:after="240" w:before="240" w:lineRule="auto"/>
        <w:rPr/>
      </w:pPr>
      <w:r w:rsidDel="00000000" w:rsidR="00000000" w:rsidRPr="00000000">
        <w:rPr>
          <w:rtl w:val="0"/>
        </w:rPr>
        <w:t xml:space="preserve">Yet, the academic aspirations of matching intellectual feats with giants like Robert Tarjan lingered. Memories of how Mike and I had once outperformed Princeton's brightest, independently rediscovering solutions known only to Professor Tarjan, continued to fuel my scholarly ambitions.</w:t>
      </w:r>
    </w:p>
    <w:p w:rsidR="00000000" w:rsidDel="00000000" w:rsidP="00000000" w:rsidRDefault="00000000" w:rsidRPr="00000000" w14:paraId="000004F3">
      <w:pPr>
        <w:spacing w:after="240" w:before="240" w:lineRule="auto"/>
        <w:rPr/>
      </w:pPr>
      <w:r w:rsidDel="00000000" w:rsidR="00000000" w:rsidRPr="00000000">
        <w:rPr>
          <w:rtl w:val="0"/>
        </w:rPr>
        <w:t xml:space="preserve">As summer concluded, I returned to Stanford invigorated yet internally conflicted, torn between the collaborative, practical world of industry and the rigorous, theoretical demands of academia.</w:t>
      </w:r>
    </w:p>
    <w:p w:rsidR="00000000" w:rsidDel="00000000" w:rsidP="00000000" w:rsidRDefault="00000000" w:rsidRPr="00000000" w14:paraId="000004F4">
      <w:pPr>
        <w:pStyle w:val="Heading3"/>
        <w:keepNext w:val="0"/>
        <w:keepLines w:val="0"/>
        <w:spacing w:after="80" w:lineRule="auto"/>
        <w:rPr/>
      </w:pPr>
      <w:bookmarkStart w:colFirst="0" w:colLast="0" w:name="_s5oh4ol5emvy" w:id="107"/>
      <w:bookmarkEnd w:id="107"/>
      <w:r w:rsidDel="00000000" w:rsidR="00000000" w:rsidRPr="00000000">
        <w:rPr>
          <w:rtl w:val="0"/>
        </w:rPr>
        <w:t xml:space="preserve">The Theory Qualifying Exam Crisis (Fall 1987 - Spring 1988)</w:t>
      </w:r>
    </w:p>
    <w:p w:rsidR="00000000" w:rsidDel="00000000" w:rsidP="00000000" w:rsidRDefault="00000000" w:rsidRPr="00000000" w14:paraId="000004F5">
      <w:pPr>
        <w:spacing w:after="240" w:before="240" w:lineRule="auto"/>
        <w:rPr/>
      </w:pPr>
      <w:r w:rsidDel="00000000" w:rsidR="00000000" w:rsidRPr="00000000">
        <w:rPr>
          <w:rtl w:val="0"/>
        </w:rPr>
        <w:t xml:space="preserve">Returning from the energizing summer at SGI, I quickly faced another crucial test, the theory qualifying exam. As winter quarter approached, the qualifying exam dominated every conversation in the graduate student offices on the fourth floor of Margaret Jacks Hall. Stories from previous years, whispered rumors about its difficulty, only amplified our collective anxiety. This exam wasn't merely a test of knowledge, it determined who belonged in Stanford's theoretical computer science program and who didn't.</w:t>
      </w:r>
    </w:p>
    <w:p w:rsidR="00000000" w:rsidDel="00000000" w:rsidP="00000000" w:rsidRDefault="00000000" w:rsidRPr="00000000" w14:paraId="000004F6">
      <w:pPr>
        <w:spacing w:after="240" w:before="240" w:lineRule="auto"/>
        <w:rPr/>
      </w:pPr>
      <w:r w:rsidDel="00000000" w:rsidR="00000000" w:rsidRPr="00000000">
        <w:rPr>
          <w:rtl w:val="0"/>
        </w:rPr>
        <w:t xml:space="preserve">To prepare, Alex methodically filled notebooks with practice proofs, while David thrived in his new academic direction. Unlike them, and reminiscent of my electrical engineering courses at Princeton, I had little genuine interest in this level of mathematical detail. I aspired to the elegant intellectual world inhabited by Professor Tarjan, where proofs reflected brilliant insights into structure rather than tedious derivations. Yet, much like an overweight person promising to diet "tomorrow," I continuously procrastinated, always vowing to start studying seriously the next day.</w:t>
      </w:r>
    </w:p>
    <w:p w:rsidR="00000000" w:rsidDel="00000000" w:rsidP="00000000" w:rsidRDefault="00000000" w:rsidRPr="00000000" w14:paraId="000004F7">
      <w:pPr>
        <w:spacing w:after="240" w:before="240" w:lineRule="auto"/>
        <w:rPr/>
      </w:pPr>
      <w:r w:rsidDel="00000000" w:rsidR="00000000" w:rsidRPr="00000000">
        <w:rPr>
          <w:rtl w:val="0"/>
        </w:rPr>
        <w:t xml:space="preserve">The qualifying exam was a grueling, week-long ordeal, a take-home test allowing unrestricted access to textbooks and papers. Similar to my economics final at Princeton, this moment tested more than just my knowledge; it assessed my fundamental sense of belonging. Unlike Princeton, where I'd confidently claimed space in the classroom, Stanford found me shrinking into the background.</w:t>
      </w:r>
    </w:p>
    <w:p w:rsidR="00000000" w:rsidDel="00000000" w:rsidP="00000000" w:rsidRDefault="00000000" w:rsidRPr="00000000" w14:paraId="000004F8">
      <w:pPr>
        <w:spacing w:after="240" w:before="240" w:lineRule="auto"/>
        <w:rPr/>
      </w:pPr>
      <w:r w:rsidDel="00000000" w:rsidR="00000000" w:rsidRPr="00000000">
        <w:rPr>
          <w:rtl w:val="0"/>
        </w:rPr>
        <w:t xml:space="preserve">The take-home format intensified my struggle. For seven agonizing days, I sat surrounded by stacks of reference materials, confronted by problems that mocked my inability to grasp their elegance. The open-book freedom emphasized my deeper issue, it wasn't about memorization or access, but a profound mathematical intuition I feared I lacked. Mathematics, like professional athletics, demanded consistent practice and dedicated training. I had invested in neither, and my shortcomings became painfully evident.</w:t>
      </w:r>
    </w:p>
    <w:p w:rsidR="00000000" w:rsidDel="00000000" w:rsidP="00000000" w:rsidRDefault="00000000" w:rsidRPr="00000000" w14:paraId="000004F9">
      <w:pPr>
        <w:spacing w:after="240" w:before="240" w:lineRule="auto"/>
        <w:rPr/>
      </w:pPr>
      <w:r w:rsidDel="00000000" w:rsidR="00000000" w:rsidRPr="00000000">
        <w:rPr>
          <w:rtl w:val="0"/>
        </w:rPr>
        <w:t xml:space="preserve">Each evening left me staring at unsolved problems, blank pages mirroring my growing panic. My old Detroit instinct surfaced, never show weakness. Yet Stanford was not Detroit or Princeton, and my usual defenses failed miserably.</w:t>
      </w:r>
    </w:p>
    <w:p w:rsidR="00000000" w:rsidDel="00000000" w:rsidP="00000000" w:rsidRDefault="00000000" w:rsidRPr="00000000" w14:paraId="000004FA">
      <w:pPr>
        <w:spacing w:after="240" w:before="240" w:lineRule="auto"/>
        <w:rPr/>
      </w:pPr>
      <w:r w:rsidDel="00000000" w:rsidR="00000000" w:rsidRPr="00000000">
        <w:rPr>
          <w:rtl w:val="0"/>
        </w:rPr>
        <w:t xml:space="preserve">When Professor Knuth eventually published the exam solutions, they were concise, masterful proofs composed by students, primarily by Tomas Feder. His solutions, crafted effortlessly during the same week of my struggle, displayed clarity and sophistication I found unattainable.</w:t>
      </w:r>
    </w:p>
    <w:p w:rsidR="00000000" w:rsidDel="00000000" w:rsidP="00000000" w:rsidRDefault="00000000" w:rsidRPr="00000000" w14:paraId="000004FB">
      <w:pPr>
        <w:spacing w:after="240" w:before="240" w:lineRule="auto"/>
        <w:rPr/>
      </w:pPr>
      <w:r w:rsidDel="00000000" w:rsidR="00000000" w:rsidRPr="00000000">
        <w:rPr>
          <w:rtl w:val="0"/>
        </w:rPr>
        <w:t xml:space="preserve">The exam results delivered a crushing blow: I had failed. Alex, despite months of insisting he wasn't ready, passed with quiet competence. The truth I'd tried to avoid shattered my carefully built defenses, passion for elegant algorithms wasn't sufficient. Theory required mathematical maturity, something I'd forfeited by abandoning advanced math at Princeton to prioritize practical programming. That seemingly reasonable decision now haunted me.</w:t>
      </w:r>
    </w:p>
    <w:p w:rsidR="00000000" w:rsidDel="00000000" w:rsidP="00000000" w:rsidRDefault="00000000" w:rsidRPr="00000000" w14:paraId="000004FC">
      <w:pPr>
        <w:spacing w:after="240" w:before="240" w:lineRule="auto"/>
        <w:rPr/>
      </w:pPr>
      <w:r w:rsidDel="00000000" w:rsidR="00000000" w:rsidRPr="00000000">
        <w:rPr>
          <w:rtl w:val="0"/>
        </w:rPr>
        <w:t xml:space="preserve">My academic disappointment bled into every facet of my life. Calls home dwindled as I dreaded explaining my failure to parents accustomed to my success. Pride and shame trapped me in isolation. The fourth floor of Margaret Jacks Hall transformed into a gauntlet of anxiety. Its dingy graduate student offices, worn carpets, and oppressive fluorescent lights seemed suffocating. Navigating these halls meant carefully timing my visits, yet sudden encounters were inevitable. Colleagues quickly averted their gazes, sharing my discomfort. My failure hung silently in the stale air between us.</w:t>
      </w:r>
    </w:p>
    <w:p w:rsidR="00000000" w:rsidDel="00000000" w:rsidP="00000000" w:rsidRDefault="00000000" w:rsidRPr="00000000" w14:paraId="000004FD">
      <w:pPr>
        <w:spacing w:after="240" w:before="240" w:lineRule="auto"/>
        <w:rPr/>
      </w:pPr>
      <w:r w:rsidDel="00000000" w:rsidR="00000000" w:rsidRPr="00000000">
        <w:rPr>
          <w:rtl w:val="0"/>
        </w:rPr>
        <w:t xml:space="preserve">Each day deepened my isolation, making the already dreary fourth floor darker and more confining. The maze-like corridors, previously a shared academic home, became oppressive and intimidating, each turn threatening another awkward interaction. My failure had seeped into the physical space itself, embedded in each scuffed carpet tile and flickering fluorescent bulb.</w:t>
      </w:r>
    </w:p>
    <w:p w:rsidR="00000000" w:rsidDel="00000000" w:rsidP="00000000" w:rsidRDefault="00000000" w:rsidRPr="00000000" w14:paraId="000004FE">
      <w:pPr>
        <w:spacing w:after="240" w:before="240" w:lineRule="auto"/>
        <w:rPr/>
      </w:pPr>
      <w:r w:rsidDel="00000000" w:rsidR="00000000" w:rsidRPr="00000000">
        <w:rPr>
          <w:rtl w:val="0"/>
        </w:rPr>
        <w:t xml:space="preserve">While academic theory had left me isolated and inadequate, I began contemplating whether another path might better align with my strengths and aspirations.</w:t>
      </w:r>
    </w:p>
    <w:p w:rsidR="00000000" w:rsidDel="00000000" w:rsidP="00000000" w:rsidRDefault="00000000" w:rsidRPr="00000000" w14:paraId="000004FF">
      <w:pPr>
        <w:pStyle w:val="Heading3"/>
        <w:keepNext w:val="0"/>
        <w:keepLines w:val="0"/>
        <w:spacing w:after="80" w:lineRule="auto"/>
        <w:rPr/>
      </w:pPr>
      <w:bookmarkStart w:colFirst="0" w:colLast="0" w:name="_sqmregkt2x6h" w:id="108"/>
      <w:bookmarkEnd w:id="108"/>
      <w:r w:rsidDel="00000000" w:rsidR="00000000" w:rsidRPr="00000000">
        <w:rPr>
          <w:rtl w:val="0"/>
        </w:rPr>
        <w:t xml:space="preserve">FOCS Conference Epiphany (Fall 1988)</w:t>
      </w:r>
    </w:p>
    <w:p w:rsidR="00000000" w:rsidDel="00000000" w:rsidP="00000000" w:rsidRDefault="00000000" w:rsidRPr="00000000" w14:paraId="00000500">
      <w:pPr>
        <w:spacing w:after="240" w:before="240" w:lineRule="auto"/>
        <w:rPr/>
      </w:pPr>
      <w:r w:rsidDel="00000000" w:rsidR="00000000" w:rsidRPr="00000000">
        <w:rPr>
          <w:rtl w:val="0"/>
        </w:rPr>
        <w:t xml:space="preserve">The personal toll of my academic struggle had become undeniable. One Sunday morning, as I shaved, I barely recognized the exhausted, drawn face staring back at me. My mother's gentle inquiry during our weekly call, "Are you doing okay?", held a quiet concern that I couldn't simply brush off. Something had to change, not just for my academic future, but for my overall well-being.</w:t>
      </w:r>
    </w:p>
    <w:p w:rsidR="00000000" w:rsidDel="00000000" w:rsidP="00000000" w:rsidRDefault="00000000" w:rsidRPr="00000000" w14:paraId="00000501">
      <w:pPr>
        <w:spacing w:after="240" w:before="240" w:lineRule="auto"/>
        <w:rPr/>
      </w:pPr>
      <w:r w:rsidDel="00000000" w:rsidR="00000000" w:rsidRPr="00000000">
        <w:rPr>
          <w:rtl w:val="0"/>
        </w:rPr>
        <w:t xml:space="preserve">Despite failing my theory qualifying exam, I wasn't ready to entirely abandon my theoretical ambitions. At SGI, my meticulously maintained collection of recent Foundations of Computer Science (FOCS) and Symposium on the Theory of Computing (STOC) proceedings remained my pride and joy. These publications symbolized my aspiration: to write papers that earned me a respected place within these prestigious conferences. When Bellcore funded my trip to FOCS in Chicago, I packed the latest proceedings like a talisman, reminiscent of the way I'd prepared books for my first day at Detroit's most prestigious high school years earlier.</w:t>
      </w:r>
    </w:p>
    <w:p w:rsidR="00000000" w:rsidDel="00000000" w:rsidP="00000000" w:rsidRDefault="00000000" w:rsidRPr="00000000" w14:paraId="00000502">
      <w:pPr>
        <w:spacing w:after="240" w:before="240" w:lineRule="auto"/>
        <w:rPr/>
      </w:pPr>
      <w:r w:rsidDel="00000000" w:rsidR="00000000" w:rsidRPr="00000000">
        <w:rPr>
          <w:rtl w:val="0"/>
        </w:rPr>
        <w:t xml:space="preserve">Upon arrival in Chicago, I registered eagerly and immediately acquired the new conference proceedings, full of anticipation. However, the reality of the conference quickly shattered my expectations of collegiality and acceptance. As I navigated through the halls, clutching the latest proceedings like a protective shield, I again encountered the invisible barriers that had long marked my academic journey. Attendees clustered in tight-knit groups, exchanging insider references and jokes. My attempts at conversation were met with polite yet distant silence. Once again, I found myself an outsider looking in.</w:t>
      </w:r>
    </w:p>
    <w:p w:rsidR="00000000" w:rsidDel="00000000" w:rsidP="00000000" w:rsidRDefault="00000000" w:rsidRPr="00000000" w14:paraId="00000503">
      <w:pPr>
        <w:spacing w:after="240" w:before="240" w:lineRule="auto"/>
        <w:rPr/>
      </w:pPr>
      <w:r w:rsidDel="00000000" w:rsidR="00000000" w:rsidRPr="00000000">
        <w:rPr>
          <w:rtl w:val="0"/>
        </w:rPr>
        <w:t xml:space="preserve">Yet, this rejection felt distinctly different. During breaks, while sitting alone and pretending to study the proceedings, I experienced a moment of profound clarity. Although familiar pain lingered, I suddenly understood something essential, I had convinced myself that I wanted to become a theoretician without fully comprehending the cultural realities of academia. Observing the conference closely, it became clear to me: if this was what academic success meant, it wasn't for me.</w:t>
      </w:r>
    </w:p>
    <w:p w:rsidR="00000000" w:rsidDel="00000000" w:rsidP="00000000" w:rsidRDefault="00000000" w:rsidRPr="00000000" w14:paraId="00000504">
      <w:pPr>
        <w:spacing w:after="240" w:before="240" w:lineRule="auto"/>
        <w:rPr/>
      </w:pPr>
      <w:r w:rsidDel="00000000" w:rsidR="00000000" w:rsidRPr="00000000">
        <w:rPr>
          <w:rtl w:val="0"/>
        </w:rPr>
        <w:t xml:space="preserve">This realization was unexpectedly liberating. The problem wasn't a lack of capability; rather, I'd been measuring myself against standards that didn't align with my true strengths or values. Walking back to my hotel that evening, I felt lighter, freed from the weight of expectations that didn't reflect who I genuinely was or wished to become.</w:t>
      </w:r>
    </w:p>
    <w:p w:rsidR="00000000" w:rsidDel="00000000" w:rsidP="00000000" w:rsidRDefault="00000000" w:rsidRPr="00000000" w14:paraId="00000505">
      <w:pPr>
        <w:spacing w:after="240" w:before="240" w:lineRule="auto"/>
        <w:rPr/>
      </w:pPr>
      <w:r w:rsidDel="00000000" w:rsidR="00000000" w:rsidRPr="00000000">
        <w:rPr>
          <w:rtl w:val="0"/>
        </w:rPr>
        <w:t xml:space="preserve">Chicago’s streets seemed brighter, the evening air fresher. For months, I'd carried the heavy burden of perceived failure. Now, I recognized that what I'd failed at wasn't necessarily what I was meant to succeed in. While theoretical computer science had undeniable value, my true talent lay in bridging theory and practical application, as I'd experienced at Silicon Graphics. This wasn't giving up; it was discovering my authentic direction.</w:t>
      </w:r>
    </w:p>
    <w:p w:rsidR="00000000" w:rsidDel="00000000" w:rsidP="00000000" w:rsidRDefault="00000000" w:rsidRPr="00000000" w14:paraId="00000506">
      <w:pPr>
        <w:pStyle w:val="Heading3"/>
        <w:keepNext w:val="0"/>
        <w:keepLines w:val="0"/>
        <w:spacing w:after="80" w:lineRule="auto"/>
        <w:rPr/>
      </w:pPr>
      <w:bookmarkStart w:colFirst="0" w:colLast="0" w:name="_ekvr8nh6bvgd" w:id="109"/>
      <w:bookmarkEnd w:id="109"/>
      <w:r w:rsidDel="00000000" w:rsidR="00000000" w:rsidRPr="00000000">
        <w:rPr>
          <w:rtl w:val="0"/>
        </w:rPr>
        <w:t xml:space="preserve">Pivot to Systems (Winter 1988 - Summer 1989)</w:t>
      </w:r>
    </w:p>
    <w:p w:rsidR="00000000" w:rsidDel="00000000" w:rsidP="00000000" w:rsidRDefault="00000000" w:rsidRPr="00000000" w14:paraId="00000507">
      <w:pPr>
        <w:spacing w:after="240" w:before="240" w:lineRule="auto"/>
        <w:rPr/>
      </w:pPr>
      <w:r w:rsidDel="00000000" w:rsidR="00000000" w:rsidRPr="00000000">
        <w:rPr>
          <w:rtl w:val="0"/>
        </w:rPr>
        <w:t xml:space="preserve">Armed with newfound clarity from the FOCS Conference, I began exploring systems with a determination previously reserved for theoretical computer science. After my epiphany at the FOCS Conference, I found myself at Stanford's engineering library at 11 PM, surrounded by stacks of systems papers. The building was nearly deserted, save for a handful of dedicated graduate students hunched quietly over their desks. My lamp cast a focused circle of light onto Dennis Ritchie and Ken Thompson's original Unix papers as I scribbled notes in the margins.</w:t>
      </w:r>
    </w:p>
    <w:p w:rsidR="00000000" w:rsidDel="00000000" w:rsidP="00000000" w:rsidRDefault="00000000" w:rsidRPr="00000000" w14:paraId="00000508">
      <w:pPr>
        <w:spacing w:after="240" w:before="240" w:lineRule="auto"/>
        <w:rPr/>
      </w:pPr>
      <w:r w:rsidDel="00000000" w:rsidR="00000000" w:rsidRPr="00000000">
        <w:rPr>
          <w:rtl w:val="0"/>
        </w:rPr>
        <w:t xml:space="preserve">I traced the evolution of operating systems, from MIT's CTSS through Multics to Unix, observing how each generation refined the lessons of its predecessors. The elegant simplicity of Unix's "everything is a file" philosophy transported me back to my first summer at Bell Labs in Naperville, where I had marveled at the powerful combinations achievable through a few simple commands. I vividly recalled learning to chain grep, sort, and awk through careful study of examples in Unix's manual pages, transforming data effortlessly, tasks that would have taken me days manually.</w:t>
      </w:r>
    </w:p>
    <w:p w:rsidR="00000000" w:rsidDel="00000000" w:rsidP="00000000" w:rsidRDefault="00000000" w:rsidRPr="00000000" w14:paraId="00000509">
      <w:pPr>
        <w:spacing w:after="240" w:before="240" w:lineRule="auto"/>
        <w:rPr/>
      </w:pPr>
      <w:r w:rsidDel="00000000" w:rsidR="00000000" w:rsidRPr="00000000">
        <w:rPr>
          <w:rtl w:val="0"/>
        </w:rPr>
        <w:t xml:space="preserve">"It's the same elegance," I murmured to myself, realizing for the first time how deeply Unix’s principles had unconsciously shaped my programming style. Initially, I'd appreciated Unix purely for its practicality; now, I began to see and admire its underlying architectural beauty.</w:t>
      </w:r>
    </w:p>
    <w:p w:rsidR="00000000" w:rsidDel="00000000" w:rsidP="00000000" w:rsidRDefault="00000000" w:rsidRPr="00000000" w14:paraId="0000050A">
      <w:pPr>
        <w:spacing w:after="240" w:before="240" w:lineRule="auto"/>
        <w:rPr/>
      </w:pPr>
      <w:r w:rsidDel="00000000" w:rsidR="00000000" w:rsidRPr="00000000">
        <w:rPr>
          <w:rtl w:val="0"/>
        </w:rPr>
        <w:t xml:space="preserve">In stark contrast to my earlier procrastination with theoretical concepts, I approached systems with genuine enthusiasm and eagerness. I compiled a detailed reading list and methodically immersed myself, often staying up late into the night, unable to consume the papers quickly enough. Each paper built logically upon the last, shaping a coherent mental model of how large-scale computing systems functioned. Thompson's "The UNIX Time-Sharing System," Lampson's "Hints for Computer System Design," the Berkeley Fast File System paper, I devoured them all passionately, driven by genuine curiosity rather than obligation.</w:t>
      </w:r>
    </w:p>
    <w:p w:rsidR="00000000" w:rsidDel="00000000" w:rsidP="00000000" w:rsidRDefault="00000000" w:rsidRPr="00000000" w14:paraId="0000050B">
      <w:pPr>
        <w:spacing w:after="240" w:before="240" w:lineRule="auto"/>
        <w:rPr/>
      </w:pPr>
      <w:r w:rsidDel="00000000" w:rsidR="00000000" w:rsidRPr="00000000">
        <w:rPr>
          <w:rtl w:val="0"/>
        </w:rPr>
        <w:t xml:space="preserve">The difference was transformative. Theory papers had frequently left me feeling bewildered and discouraged, whereas these systems papers resonated deeply with my practical experiences. Discussions about operating system architectures brought back memories of the layered design in Xinu, reminding me vividly of the challenges of running it on real hardware. Process scheduling discussions triggered recollections of writing assembly language for the 68000 processor. Trade-offs in programming language design evoked memories of the compilers I'd built during my time at Princeton. These weren't mere abstract theories; they were concrete solutions to challenges I'd personally encountered.</w:t>
      </w:r>
    </w:p>
    <w:p w:rsidR="00000000" w:rsidDel="00000000" w:rsidP="00000000" w:rsidRDefault="00000000" w:rsidRPr="00000000" w14:paraId="0000050C">
      <w:pPr>
        <w:spacing w:after="240" w:before="240" w:lineRule="auto"/>
        <w:rPr/>
      </w:pPr>
      <w:r w:rsidDel="00000000" w:rsidR="00000000" w:rsidRPr="00000000">
        <w:rPr>
          <w:rtl w:val="0"/>
        </w:rPr>
        <w:t xml:space="preserve">I studied alone, without study groups or practice sessions. I didn't know anyone else preparing for the systems exam simultaneously, yet unlike my isolated struggle with the theory exam, I felt no fear or loneliness. This was my comfort zone, where each concept connected naturally to hands-on knowledge I already possessed. Reading about virtual memory management wasn't an abstract endeavor; it recalled tangible experiences dealing with actual memory constraints on real machines. File system optimizations were not theoretical puzzles but practical responses to real performance bottlenecks.</w:t>
      </w:r>
    </w:p>
    <w:p w:rsidR="00000000" w:rsidDel="00000000" w:rsidP="00000000" w:rsidRDefault="00000000" w:rsidRPr="00000000" w14:paraId="0000050D">
      <w:pPr>
        <w:spacing w:after="240" w:before="240" w:lineRule="auto"/>
        <w:rPr/>
      </w:pPr>
      <w:r w:rsidDel="00000000" w:rsidR="00000000" w:rsidRPr="00000000">
        <w:rPr>
          <w:rtl w:val="0"/>
        </w:rPr>
        <w:t xml:space="preserve">On the day of the exam, I entered the room with a newfound confidence absent during my theory exam. When I read the first question about file system design trade-offs, it wasn't an intimidating abstraction, it felt like engaging in a meaningful conversation about real engineering decisions I understood intimately. Comparing Unix's i-node structure with alternative approaches, I found myself writing enthusiastically, driven by genuine excitement rather than academic obligation.</w:t>
      </w:r>
    </w:p>
    <w:p w:rsidR="00000000" w:rsidDel="00000000" w:rsidP="00000000" w:rsidRDefault="00000000" w:rsidRPr="00000000" w14:paraId="0000050E">
      <w:pPr>
        <w:pStyle w:val="Heading3"/>
        <w:keepNext w:val="0"/>
        <w:keepLines w:val="0"/>
        <w:spacing w:after="80" w:lineRule="auto"/>
        <w:rPr/>
      </w:pPr>
      <w:bookmarkStart w:colFirst="0" w:colLast="0" w:name="_1xmqfdqmd51w" w:id="110"/>
      <w:bookmarkEnd w:id="110"/>
      <w:r w:rsidDel="00000000" w:rsidR="00000000" w:rsidRPr="00000000">
        <w:rPr>
          <w:rtl w:val="0"/>
        </w:rPr>
        <w:t xml:space="preserve">Integrated Identity (Summer 1989)</w:t>
      </w:r>
    </w:p>
    <w:p w:rsidR="00000000" w:rsidDel="00000000" w:rsidP="00000000" w:rsidRDefault="00000000" w:rsidRPr="00000000" w14:paraId="0000050F">
      <w:pPr>
        <w:spacing w:after="240" w:before="240" w:lineRule="auto"/>
        <w:rPr/>
      </w:pPr>
      <w:r w:rsidDel="00000000" w:rsidR="00000000" w:rsidRPr="00000000">
        <w:rPr>
          <w:rtl w:val="0"/>
        </w:rPr>
        <w:t xml:space="preserve">Passing the systems exam provided a tangible sense of achievement and validation, yet it also highlighted a new set of challenges. Passing the systems exam on my first attempt felt less like a surprise and more like validation. The results arrived quietly in my department mailbox, a simple sheet with check marks indicating success across every section. Standing in the hallway of Margaret Jacks Hall, the same place where I had grappled with imposter syndrome just months earlier, I now held tangible proof that I belonged, at least in the systems world.</w:t>
      </w:r>
    </w:p>
    <w:p w:rsidR="00000000" w:rsidDel="00000000" w:rsidP="00000000" w:rsidRDefault="00000000" w:rsidRPr="00000000" w14:paraId="00000510">
      <w:pPr>
        <w:spacing w:after="240" w:before="240" w:lineRule="auto"/>
        <w:rPr/>
      </w:pPr>
      <w:r w:rsidDel="00000000" w:rsidR="00000000" w:rsidRPr="00000000">
        <w:rPr>
          <w:rtl w:val="0"/>
        </w:rPr>
        <w:t xml:space="preserve">Yet, the path forward remained uncertain. My theory advisor had been denied tenure, and because I'd immersed myself so deeply in theoretical computer science, I had neglected to build relationships with any of the systems faculty. I'd been so focused on fitting into the theory community that I'd overlooked connections with professors whose interests aligned more closely with my own strengths.</w:t>
      </w:r>
    </w:p>
    <w:p w:rsidR="00000000" w:rsidDel="00000000" w:rsidP="00000000" w:rsidRDefault="00000000" w:rsidRPr="00000000" w14:paraId="00000511">
      <w:pPr>
        <w:spacing w:after="240" w:before="240" w:lineRule="auto"/>
        <w:rPr/>
      </w:pPr>
      <w:r w:rsidDel="00000000" w:rsidR="00000000" w:rsidRPr="00000000">
        <w:rPr>
          <w:rtl w:val="0"/>
        </w:rPr>
        <w:t xml:space="preserve">But what initially seemed an obstacle quickly became a catalyst. Through my work at SGI, I'd cultivated a professional network and discovered a colleague who was also an assistant professor at Stanford. As I weighed my options, a simple yet powerful possibility took shape: could my practical work at SGI become the foundation of my systems dissertation?</w:t>
      </w:r>
    </w:p>
    <w:p w:rsidR="00000000" w:rsidDel="00000000" w:rsidP="00000000" w:rsidRDefault="00000000" w:rsidRPr="00000000" w14:paraId="00000512">
      <w:pPr>
        <w:spacing w:after="240" w:before="240" w:lineRule="auto"/>
        <w:rPr/>
      </w:pPr>
      <w:r w:rsidDel="00000000" w:rsidR="00000000" w:rsidRPr="00000000">
        <w:rPr>
          <w:rtl w:val="0"/>
        </w:rPr>
        <w:t xml:space="preserve">I approached him with this idea clearly outlined: my algorithms were fully implemented, already used by real customers, and with my full fellowship, I required no financial support. He readily agreed to become my advisor.</w:t>
      </w:r>
    </w:p>
    <w:p w:rsidR="00000000" w:rsidDel="00000000" w:rsidP="00000000" w:rsidRDefault="00000000" w:rsidRPr="00000000" w14:paraId="00000513">
      <w:pPr>
        <w:spacing w:after="240" w:before="240" w:lineRule="auto"/>
        <w:rPr/>
      </w:pPr>
      <w:r w:rsidDel="00000000" w:rsidR="00000000" w:rsidRPr="00000000">
        <w:rPr>
          <w:rtl w:val="0"/>
        </w:rPr>
        <w:t xml:space="preserve">Could it really be that simple? The irony wasn't lost on me. After years of struggling to conform to academic expectations within theoretical computer science, my path forward emerged not through academic channels, but industry connections. The same practical work I'd initially pursued as an escape from academic pressures was now the key to academic advancement, on terms that highlighted my strengths rather than my shortcomings.</w:t>
      </w:r>
    </w:p>
    <w:p w:rsidR="00000000" w:rsidDel="00000000" w:rsidP="00000000" w:rsidRDefault="00000000" w:rsidRPr="00000000" w14:paraId="00000514">
      <w:pPr>
        <w:spacing w:after="240" w:before="240" w:lineRule="auto"/>
        <w:rPr/>
      </w:pPr>
      <w:r w:rsidDel="00000000" w:rsidR="00000000" w:rsidRPr="00000000">
        <w:rPr>
          <w:rtl w:val="0"/>
        </w:rPr>
        <w:t xml:space="preserve">Reflecting on my journey, I saw that moving from theory to systems mirrored my broader transition from Detroit to Silicon Valley. Each shift demanded adaptation; each new phase required growth. Most importantly, each challenge had clarified where my particular talents could make the greatest impact.</w:t>
      </w:r>
    </w:p>
    <w:p w:rsidR="00000000" w:rsidDel="00000000" w:rsidP="00000000" w:rsidRDefault="00000000" w:rsidRPr="00000000" w14:paraId="00000515">
      <w:pPr>
        <w:spacing w:after="240" w:before="240" w:lineRule="auto"/>
        <w:rPr/>
      </w:pPr>
      <w:r w:rsidDel="00000000" w:rsidR="00000000" w:rsidRPr="00000000">
        <w:rPr>
          <w:rtl w:val="0"/>
        </w:rPr>
        <w:t xml:space="preserve">I thought back to the Black pioneers I'd admired in Ebony magazine, Marc Hannah, Roy Clay, Ken Coleman. They had carved out their own paths, often outside traditional academic frameworks. True success, I realized, wasn't about meeting someone else's definition of excellence, but about finding a path where my authentic self could thrive.</w:t>
      </w:r>
    </w:p>
    <w:p w:rsidR="00000000" w:rsidDel="00000000" w:rsidP="00000000" w:rsidRDefault="00000000" w:rsidRPr="00000000" w14:paraId="00000516">
      <w:pPr>
        <w:spacing w:after="240" w:before="240" w:lineRule="auto"/>
        <w:rPr/>
      </w:pPr>
      <w:r w:rsidDel="00000000" w:rsidR="00000000" w:rsidRPr="00000000">
        <w:rPr>
          <w:rtl w:val="0"/>
        </w:rPr>
        <w:t xml:space="preserve">As the summer of 1989 approached, clarity about my professional identity finally emerged. I wasn't destined to be another Robert Tarjan; my path was uniquely mine, integrating theoretical insights with practical innovation. This realization brought not disappointment but relief. I stopped striving to be something I wasn't and embraced who I truly was: someone capable of bridging theory and practice, making theory practical and practice principled.</w:t>
      </w:r>
    </w:p>
    <w:p w:rsidR="00000000" w:rsidDel="00000000" w:rsidP="00000000" w:rsidRDefault="00000000" w:rsidRPr="00000000" w14:paraId="00000517">
      <w:pPr>
        <w:spacing w:after="240" w:before="240" w:lineRule="auto"/>
        <w:rPr/>
      </w:pPr>
      <w:r w:rsidDel="00000000" w:rsidR="00000000" w:rsidRPr="00000000">
        <w:rPr>
          <w:rtl w:val="0"/>
        </w:rPr>
        <w:t xml:space="preserve">Standing on Stanford's Quad, a profound sense of peace settled over me. The campus that once represented a theoretical ideal was now just one milestone in my evolving journey toward meaningful contribution. The failure I'd once feared had ultimately catalyzed a more genuine, lasting success.</w:t>
      </w:r>
    </w:p>
    <w:p w:rsidR="00000000" w:rsidDel="00000000" w:rsidP="00000000" w:rsidRDefault="00000000" w:rsidRPr="00000000" w14:paraId="00000518">
      <w:pPr>
        <w:spacing w:after="240" w:before="240" w:lineRule="auto"/>
        <w:rPr/>
      </w:pPr>
      <w:r w:rsidDel="00000000" w:rsidR="00000000" w:rsidRPr="00000000">
        <w:rPr>
          <w:rtl w:val="0"/>
        </w:rPr>
        <w:t xml:space="preserve">What I didn't yet know was that this newfound professional clarity would soon be mirrored by equally transformative developments in my personal life. But that story was still to come.</w:t>
      </w:r>
    </w:p>
    <w:p w:rsidR="00000000" w:rsidDel="00000000" w:rsidP="00000000" w:rsidRDefault="00000000" w:rsidRPr="00000000" w14:paraId="0000051A">
      <w:pPr>
        <w:pStyle w:val="Heading1"/>
        <w:rPr/>
      </w:pPr>
      <w:bookmarkStart w:colFirst="0" w:colLast="0" w:name="_az06xq10nwrd" w:id="112"/>
      <w:bookmarkEnd w:id="112"/>
      <w:r w:rsidDel="00000000" w:rsidR="00000000" w:rsidRPr="00000000">
        <w:rPr>
          <w:rtl w:val="0"/>
        </w:rPr>
        <w:t xml:space="preserve">Act II: Searching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