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3CD">
      <w:pPr>
        <w:pStyle w:val="Heading2"/>
        <w:keepNext w:val="0"/>
        <w:keepLines w:val="0"/>
        <w:spacing w:before="480" w:lineRule="auto"/>
        <w:rPr/>
      </w:pPr>
      <w:bookmarkStart w:colFirst="0" w:colLast="0" w:name="_7aphhmt8o38y" w:id="82"/>
      <w:bookmarkEnd w:id="82"/>
      <w:r w:rsidDel="00000000" w:rsidR="00000000" w:rsidRPr="00000000">
        <w:rPr>
          <w:rtl w:val="0"/>
        </w:rPr>
        <w:t xml:space="preserve">Chapter 11: Finding My Voice</w:t>
      </w:r>
    </w:p>
    <w:p w:rsidR="00000000" w:rsidDel="00000000" w:rsidP="00000000" w:rsidRDefault="00000000" w:rsidRPr="00000000" w14:paraId="000003CE">
      <w:pPr>
        <w:spacing w:after="240" w:before="240" w:lineRule="auto"/>
        <w:rPr/>
      </w:pPr>
      <w:r w:rsidDel="00000000" w:rsidR="00000000" w:rsidRPr="00000000">
        <w:rPr>
          <w:rtl w:val="0"/>
        </w:rPr>
        <w:t xml:space="preserve">"You should join the debate team."</w:t>
      </w:r>
    </w:p>
    <w:p w:rsidR="00000000" w:rsidDel="00000000" w:rsidP="00000000" w:rsidRDefault="00000000" w:rsidRPr="00000000" w14:paraId="000003CF">
      <w:pPr>
        <w:spacing w:after="240" w:before="240" w:lineRule="auto"/>
        <w:rPr/>
      </w:pPr>
      <w:r w:rsidDel="00000000" w:rsidR="00000000" w:rsidRPr="00000000">
        <w:rPr>
          <w:rtl w:val="0"/>
        </w:rPr>
        <w:t xml:space="preserve">Dad's suggestion came during one of our quiet drives home from Lawrence Tech. The words hung in the car like smoke, carrying more weight than their simple syllables suggested. I'd watched him for years, choosing careful silence when Mom's sharp words filled our house. His suggestion felt like both a gift and a confession - perhaps seeing in me the voice he wished he'd claimed for himself.</w:t>
      </w:r>
    </w:p>
    <w:p w:rsidR="00000000" w:rsidDel="00000000" w:rsidP="00000000" w:rsidRDefault="00000000" w:rsidRPr="00000000" w14:paraId="000003D0">
      <w:pPr>
        <w:spacing w:after="240" w:before="240" w:lineRule="auto"/>
        <w:rPr/>
      </w:pPr>
      <w:r w:rsidDel="00000000" w:rsidR="00000000" w:rsidRPr="00000000">
        <w:rPr>
          <w:rtl w:val="0"/>
        </w:rPr>
        <w:t xml:space="preserve">But debate wasn't my path. Instead, I found my voice in an unexpected place: the Model United Nations Club and Team, which had won two consecutive national championships. I wanted to be on a national stage. Bring it!</w:t>
      </w:r>
    </w:p>
    <w:p w:rsidR="00000000" w:rsidDel="00000000" w:rsidP="00000000" w:rsidRDefault="00000000" w:rsidRPr="00000000" w14:paraId="000003D1">
      <w:pPr>
        <w:pStyle w:val="Heading3"/>
        <w:keepNext w:val="0"/>
        <w:keepLines w:val="0"/>
        <w:spacing w:after="80" w:lineRule="auto"/>
        <w:rPr/>
      </w:pPr>
      <w:bookmarkStart w:colFirst="0" w:colLast="0" w:name="_ojkpbbhi9w4b" w:id="83"/>
      <w:bookmarkEnd w:id="83"/>
      <w:r w:rsidDel="00000000" w:rsidR="00000000" w:rsidRPr="00000000">
        <w:rPr>
          <w:rtl w:val="0"/>
        </w:rPr>
        <w:t xml:space="preserve">Competition and Growth</w:t>
      </w:r>
    </w:p>
    <w:p w:rsidR="00000000" w:rsidDel="00000000" w:rsidP="00000000" w:rsidRDefault="00000000" w:rsidRPr="00000000" w14:paraId="000003D2">
      <w:pPr>
        <w:spacing w:after="240" w:before="240" w:lineRule="auto"/>
        <w:rPr/>
      </w:pPr>
      <w:r w:rsidDel="00000000" w:rsidR="00000000" w:rsidRPr="00000000">
        <w:rPr>
          <w:rtl w:val="0"/>
        </w:rPr>
        <w:t xml:space="preserve">My passion for computing had grown beyond just playing games in the school's computer room. When Dad told me about programming competitions at the Lawrence Institute of Technology Mathematics Club, I was eager to test my skills against other students.</w:t>
      </w:r>
    </w:p>
    <w:p w:rsidR="00000000" w:rsidDel="00000000" w:rsidP="00000000" w:rsidRDefault="00000000" w:rsidRPr="00000000" w14:paraId="000003D3">
      <w:pPr>
        <w:spacing w:after="240" w:before="240" w:lineRule="auto"/>
        <w:rPr/>
      </w:pPr>
      <w:r w:rsidDel="00000000" w:rsidR="00000000" w:rsidRPr="00000000">
        <w:rPr>
          <w:rtl w:val="0"/>
        </w:rPr>
        <w:t xml:space="preserve">The competitions were held monthly on Saturdays in a big conical auditorium. We had to write programs to play battleship - not against humans, but programs that could think like humans. Just as he drove me to countless other activities, Dad would drive me to the data entry room with keypunch machines.</w:t>
      </w:r>
    </w:p>
    <w:p w:rsidR="00000000" w:rsidDel="00000000" w:rsidP="00000000" w:rsidRDefault="00000000" w:rsidRPr="00000000" w14:paraId="000003D4">
      <w:pPr>
        <w:spacing w:after="240" w:before="240" w:lineRule="auto"/>
        <w:rPr/>
      </w:pPr>
      <w:commentRangeStart w:id="46"/>
      <w:r w:rsidDel="00000000" w:rsidR="00000000" w:rsidRPr="00000000">
        <w:rPr>
          <w:rtl w:val="0"/>
        </w:rPr>
        <w:t xml:space="preserve">He supplied me with stacks of blank cream-colored cards and coding paper that he got from work. I wonder who he petitioned for these things. One mistake meant starting over - no quick backspace key, no easy fixes.</w:t>
      </w:r>
    </w:p>
    <w:p w:rsidR="00000000" w:rsidDel="00000000" w:rsidP="00000000" w:rsidRDefault="00000000" w:rsidRPr="00000000" w14:paraId="000003D5">
      <w:pPr>
        <w:spacing w:after="240" w:before="240" w:lineRule="auto"/>
        <w:rPr/>
      </w:pPr>
      <w:r w:rsidDel="00000000" w:rsidR="00000000" w:rsidRPr="00000000">
        <w:rPr>
          <w:rtl w:val="0"/>
        </w:rPr>
        <w:t xml:space="preserve">Dad waited patiently during these competitions, probably reading his newspaper or dozing in the car. He never complained about the long hours, never asked why this mattered so much.</w:t>
      </w:r>
    </w:p>
    <w:p w:rsidR="00000000" w:rsidDel="00000000" w:rsidP="00000000" w:rsidRDefault="00000000" w:rsidRPr="00000000" w14:paraId="000003D6">
      <w:pPr>
        <w:spacing w:after="240" w:before="240" w:lineRule="auto"/>
        <w:rPr/>
      </w:pPr>
      <w:r w:rsidDel="00000000" w:rsidR="00000000" w:rsidRPr="00000000">
        <w:rPr>
          <w:rtl w:val="0"/>
        </w:rPr>
        <w:t xml:space="preserve">"How'd it go?" "Did you win?"</w:t>
      </w:r>
    </w:p>
    <w:p w:rsidR="00000000" w:rsidDel="00000000" w:rsidP="00000000" w:rsidRDefault="00000000" w:rsidRPr="00000000" w14:paraId="000003D7">
      <w:pPr>
        <w:spacing w:after="240" w:before="240" w:lineRule="auto"/>
        <w:rPr/>
      </w:pPr>
      <w:r w:rsidDel="00000000" w:rsidR="00000000" w:rsidRPr="00000000">
        <w:rPr>
          <w:rtl w:val="0"/>
        </w:rPr>
        <w:t xml:space="preserve">And he would listen patiently as I relayed the scoring of each round.</w:t>
      </w:r>
    </w:p>
    <w:p w:rsidR="00000000" w:rsidDel="00000000" w:rsidP="00000000" w:rsidRDefault="00000000" w:rsidRPr="00000000" w14:paraId="000003D8">
      <w:pPr>
        <w:spacing w:after="240" w:before="240" w:lineRule="auto"/>
        <w:rPr/>
      </w:pPr>
      <w:r w:rsidDel="00000000" w:rsidR="00000000" w:rsidRPr="00000000">
        <w:rPr>
          <w:rtl w:val="0"/>
        </w:rPr>
        <w:t xml:space="preserve">"Ready to head home?"</w:t>
      </w:r>
    </w:p>
    <w:p w:rsidR="00000000" w:rsidDel="00000000" w:rsidP="00000000" w:rsidRDefault="00000000" w:rsidRPr="00000000" w14:paraId="000003D9">
      <w:pPr>
        <w:spacing w:after="240" w:before="240" w:lineRule="auto"/>
        <w:rPr/>
      </w:pPr>
      <w:r w:rsidDel="00000000" w:rsidR="00000000" w:rsidRPr="00000000">
        <w:rPr>
          <w:rtl w:val="0"/>
        </w:rPr>
        <w:t xml:space="preserve">"Yes. Thanks Dad," I hope that I said each time!</w:t>
      </w:r>
    </w:p>
    <w:p w:rsidR="00000000" w:rsidDel="00000000" w:rsidP="00000000" w:rsidRDefault="00000000" w:rsidRPr="00000000" w14:paraId="000003DA">
      <w:pPr>
        <w:spacing w:after="240" w:before="240" w:lineRule="auto"/>
        <w:rPr/>
      </w:pPr>
      <w:r w:rsidDel="00000000" w:rsidR="00000000" w:rsidRPr="00000000">
        <w:rPr>
          <w:rtl w:val="0"/>
        </w:rPr>
        <w:t xml:space="preserve">I never did beat the same two Asian-American students who always seemed to win. But in that cold computer room, punching cards and chasing victories, I was learning lessons that went </w:t>
      </w:r>
      <w:commentRangeEnd w:id="46"/>
      <w:r w:rsidDel="00000000" w:rsidR="00000000" w:rsidRPr="00000000">
        <w:commentReference w:id="46"/>
      </w:r>
      <w:r w:rsidDel="00000000" w:rsidR="00000000" w:rsidRPr="00000000">
        <w:rPr>
          <w:rtl w:val="0"/>
        </w:rPr>
        <w:t xml:space="preserve">beyond programming syntax: about persistence, about the difference between winning and succeeding, and about building confidence through technical mastery.</w:t>
      </w:r>
    </w:p>
    <w:p w:rsidR="00000000" w:rsidDel="00000000" w:rsidP="00000000" w:rsidRDefault="00000000" w:rsidRPr="00000000" w14:paraId="000003DB">
      <w:pPr>
        <w:spacing w:after="240" w:before="240" w:lineRule="auto"/>
        <w:rPr/>
      </w:pPr>
      <w:r w:rsidDel="00000000" w:rsidR="00000000" w:rsidRPr="00000000">
        <w:rPr>
          <w:rtl w:val="0"/>
        </w:rPr>
        <w:t xml:space="preserve">These competitions taught me systematic thinking and confidence under pressure - skills that would serve me well when I discovered my next challenge.</w:t>
      </w:r>
    </w:p>
    <w:p w:rsidR="00000000" w:rsidDel="00000000" w:rsidP="00000000" w:rsidRDefault="00000000" w:rsidRPr="00000000" w14:paraId="000003DC">
      <w:pPr>
        <w:pStyle w:val="Heading3"/>
        <w:keepNext w:val="0"/>
        <w:keepLines w:val="0"/>
        <w:spacing w:after="80" w:lineRule="auto"/>
        <w:rPr/>
      </w:pPr>
      <w:bookmarkStart w:colFirst="0" w:colLast="0" w:name="_85fedhepdjad" w:id="84"/>
      <w:bookmarkEnd w:id="84"/>
      <w:r w:rsidDel="00000000" w:rsidR="00000000" w:rsidRPr="00000000">
        <w:rPr>
          <w:rtl w:val="0"/>
        </w:rPr>
        <w:t xml:space="preserve">Finding My Voice</w:t>
      </w:r>
    </w:p>
    <w:p w:rsidR="00000000" w:rsidDel="00000000" w:rsidP="00000000" w:rsidRDefault="00000000" w:rsidRPr="00000000" w14:paraId="000003DD">
      <w:pPr>
        <w:spacing w:after="240" w:before="240" w:lineRule="auto"/>
        <w:rPr/>
      </w:pPr>
      <w:r w:rsidDel="00000000" w:rsidR="00000000" w:rsidRPr="00000000">
        <w:rPr>
          <w:rtl w:val="0"/>
        </w:rPr>
        <w:t xml:space="preserve">David and Eric, two juniors whose quiet demeanors masked deep intellects and fierce competitive spirit, were looking for a third person to round out their Model UN team. A senior would be acceptable. They offered me a chance to join them in an upcoming regional competition, just a few hours drive from Detroit. Of course, Dad drove me.</w:t>
      </w:r>
    </w:p>
    <w:p w:rsidR="00000000" w:rsidDel="00000000" w:rsidP="00000000" w:rsidRDefault="00000000" w:rsidRPr="00000000" w14:paraId="000003DE">
      <w:pPr>
        <w:spacing w:after="240" w:before="240" w:lineRule="auto"/>
        <w:rPr/>
      </w:pPr>
      <w:r w:rsidDel="00000000" w:rsidR="00000000" w:rsidRPr="00000000">
        <w:rPr>
          <w:rtl w:val="0"/>
        </w:rPr>
        <w:t xml:space="preserve">Our school entered several teams into the event. Like our name suggests, we modeled the operations of the UN, each team a "delegation" to a conference where each side creates rhetoric to sway the judges in their favor on an issue.</w:t>
      </w:r>
    </w:p>
    <w:p w:rsidR="00000000" w:rsidDel="00000000" w:rsidP="00000000" w:rsidRDefault="00000000" w:rsidRPr="00000000" w14:paraId="000003DF">
      <w:pPr>
        <w:spacing w:after="240" w:before="240" w:lineRule="auto"/>
        <w:rPr/>
      </w:pPr>
      <w:r w:rsidDel="00000000" w:rsidR="00000000" w:rsidRPr="00000000">
        <w:rPr>
          <w:rtl w:val="0"/>
        </w:rPr>
        <w:t xml:space="preserve">With our lack of seniority, we got Yemen. But during lunch breaks in the Commons, while other delegations coasted on their countries' reputations, we dove deep into Yemen's politics and positions: Yemen's strategic position on the Arabian Peninsula, the impact of Saudi influence, and our stance on Palestinian rights.</w:t>
      </w:r>
    </w:p>
    <w:p w:rsidR="00000000" w:rsidDel="00000000" w:rsidP="00000000" w:rsidRDefault="00000000" w:rsidRPr="00000000" w14:paraId="000003E0">
      <w:pPr>
        <w:spacing w:after="240" w:before="240" w:lineRule="auto"/>
        <w:rPr/>
      </w:pPr>
      <w:r w:rsidDel="00000000" w:rsidR="00000000" w:rsidRPr="00000000">
        <w:rPr>
          <w:rtl w:val="0"/>
        </w:rPr>
        <w:t xml:space="preserve">We worked through lunch periods, huddled over reference materials from the library, building our case point by point. The other delegates might have had the prestigious countries, but we would know our role better than anyone knew theirs. The systematic approach I'd learned from programming - breaking down complex problems into logical steps - served me well in preparing our arguments.</w:t>
      </w:r>
    </w:p>
    <w:p w:rsidR="00000000" w:rsidDel="00000000" w:rsidP="00000000" w:rsidRDefault="00000000" w:rsidRPr="00000000" w14:paraId="000003E1">
      <w:pPr>
        <w:spacing w:after="240" w:before="240" w:lineRule="auto"/>
        <w:rPr/>
      </w:pPr>
      <w:r w:rsidDel="00000000" w:rsidR="00000000" w:rsidRPr="00000000">
        <w:rPr>
          <w:rtl w:val="0"/>
        </w:rPr>
        <w:t xml:space="preserve">The competition itself was held out of town. The room buzzed with energy - dozens of teams in their best suits, playing at international diplomacy. We stood out immediately - the only black delegation in the room. But when I approached the podium for my first speech, something shifted. Like the predictable logic of computer code, our careful preparation gave me control. Each word was planned, each argument structured. In this moment, I didn't have to navigate uncertain social waters - I just had to execute our strategy, and my years of practice speaking in front of people made the lectern feel like my throne.</w:t>
      </w:r>
    </w:p>
    <w:p w:rsidR="00000000" w:rsidDel="00000000" w:rsidP="00000000" w:rsidRDefault="00000000" w:rsidRPr="00000000" w14:paraId="000003E2">
      <w:pPr>
        <w:spacing w:after="240" w:before="240" w:lineRule="auto"/>
        <w:rPr/>
      </w:pPr>
      <w:r w:rsidDel="00000000" w:rsidR="00000000" w:rsidRPr="00000000">
        <w:rPr>
          <w:rtl w:val="0"/>
        </w:rPr>
        <w:t xml:space="preserve">"Distinguished delegates, the Republic of Yemen rises to address the critical issue of regional stability..."</w:t>
      </w:r>
    </w:p>
    <w:p w:rsidR="00000000" w:rsidDel="00000000" w:rsidP="00000000" w:rsidRDefault="00000000" w:rsidRPr="00000000" w14:paraId="000003E3">
      <w:pPr>
        <w:spacing w:after="240" w:before="240" w:lineRule="auto"/>
        <w:rPr/>
      </w:pPr>
      <w:r w:rsidDel="00000000" w:rsidR="00000000" w:rsidRPr="00000000">
        <w:rPr>
          <w:rtl w:val="0"/>
        </w:rPr>
        <w:t xml:space="preserve">When they announced the awards, I barely registered my name at first. I had won a Major Speaker Award and our delegation had won a Delegation Award! Our small delegation from Yemen had done more than participate - we had excelled. I read the certificate again and again, stopping at my name like I had stopped while reading The Sign. This wasn't just about public speaking anymore. We had transformed ourselves from outsiders into leaders, making our voices resonate in rooms that weren't designed for us.</w:t>
      </w:r>
    </w:p>
    <w:p w:rsidR="00000000" w:rsidDel="00000000" w:rsidP="00000000" w:rsidRDefault="00000000" w:rsidRPr="00000000" w14:paraId="000003E4">
      <w:pPr>
        <w:spacing w:after="240" w:before="240" w:lineRule="auto"/>
        <w:rPr/>
      </w:pPr>
      <w:r w:rsidDel="00000000" w:rsidR="00000000" w:rsidRPr="00000000">
        <w:rPr>
          <w:rtl w:val="0"/>
        </w:rPr>
        <w:t xml:space="preserve">Later that evening, Dad picked me up from the competition. I placed the certificate carefully on my lap.</w:t>
      </w:r>
    </w:p>
    <w:p w:rsidR="00000000" w:rsidDel="00000000" w:rsidP="00000000" w:rsidRDefault="00000000" w:rsidRPr="00000000" w14:paraId="000003E5">
      <w:pPr>
        <w:spacing w:after="240" w:before="240" w:lineRule="auto"/>
        <w:rPr/>
      </w:pPr>
      <w:r w:rsidDel="00000000" w:rsidR="00000000" w:rsidRPr="00000000">
        <w:rPr>
          <w:rtl w:val="0"/>
        </w:rPr>
        <w:t xml:space="preserve">"How'd it go?" he asked, his usual question.</w:t>
      </w:r>
    </w:p>
    <w:p w:rsidR="00000000" w:rsidDel="00000000" w:rsidP="00000000" w:rsidRDefault="00000000" w:rsidRPr="00000000" w14:paraId="000003E6">
      <w:pPr>
        <w:spacing w:after="240" w:before="240" w:lineRule="auto"/>
        <w:rPr/>
      </w:pPr>
      <w:r w:rsidDel="00000000" w:rsidR="00000000" w:rsidRPr="00000000">
        <w:rPr>
          <w:rtl w:val="0"/>
        </w:rPr>
        <w:t xml:space="preserve">"We won the Best Minor Delegation Award as a team and I won a Major Speaker award," I said proudly, but somewhat irritated that we did not have a chance to compete for the Best Major Delegation Award.</w:t>
      </w:r>
    </w:p>
    <w:p w:rsidR="00000000" w:rsidDel="00000000" w:rsidP="00000000" w:rsidRDefault="00000000" w:rsidRPr="00000000" w14:paraId="000003E7">
      <w:pPr>
        <w:spacing w:after="240" w:before="240" w:lineRule="auto"/>
        <w:rPr/>
      </w:pPr>
      <w:r w:rsidDel="00000000" w:rsidR="00000000" w:rsidRPr="00000000">
        <w:rPr>
          <w:rtl w:val="0"/>
        </w:rPr>
        <w:t xml:space="preserve">He nodded, a slight smile playing at the corners of his mouth. We drove home in our comfortable silence, but something had changed. I had found my voice - not in the way he'd suggested, but in a way that felt authentically mine. In that moment, I realized I had become what he'd hoped for - someone who could stand up and speak truth to power, who could command attention in any room.</w:t>
      </w:r>
    </w:p>
    <w:p w:rsidR="00000000" w:rsidDel="00000000" w:rsidP="00000000" w:rsidRDefault="00000000" w:rsidRPr="00000000" w14:paraId="000003E8">
      <w:pPr>
        <w:pStyle w:val="Heading3"/>
        <w:keepNext w:val="0"/>
        <w:keepLines w:val="0"/>
        <w:spacing w:after="80" w:lineRule="auto"/>
        <w:rPr/>
      </w:pPr>
      <w:bookmarkStart w:colFirst="0" w:colLast="0" w:name="_btfcl3fy89zb" w:id="85"/>
      <w:bookmarkEnd w:id="85"/>
      <w:r w:rsidDel="00000000" w:rsidR="00000000" w:rsidRPr="00000000">
        <w:rPr>
          <w:rtl w:val="0"/>
        </w:rPr>
        <w:t xml:space="preserve">Growing Independence</w:t>
      </w:r>
    </w:p>
    <w:p w:rsidR="00000000" w:rsidDel="00000000" w:rsidP="00000000" w:rsidRDefault="00000000" w:rsidRPr="00000000" w14:paraId="000003E9">
      <w:pPr>
        <w:spacing w:after="240" w:before="240" w:lineRule="auto"/>
        <w:rPr/>
      </w:pPr>
      <w:r w:rsidDel="00000000" w:rsidR="00000000" w:rsidRPr="00000000">
        <w:rPr>
          <w:rtl w:val="0"/>
        </w:rPr>
        <w:t xml:space="preserve">Junior year brought my first real taste of independence. I did not expect it to be fried! Mom's teacher salary and Dad's TACOM pay kept us solidly middle class, but there wasn't much extra for spending money. After weeks of pounding the pavement, I landed a job cooking at Kentucky Fried Chicken on Van Dyke and Seven Mile.</w:t>
      </w:r>
    </w:p>
    <w:p w:rsidR="00000000" w:rsidDel="00000000" w:rsidP="00000000" w:rsidRDefault="00000000" w:rsidRPr="00000000" w14:paraId="000003EA">
      <w:pPr>
        <w:spacing w:after="240" w:before="240" w:lineRule="auto"/>
        <w:rPr/>
      </w:pPr>
      <w:r w:rsidDel="00000000" w:rsidR="00000000" w:rsidRPr="00000000">
        <w:rPr>
          <w:rtl w:val="0"/>
        </w:rPr>
        <w:t xml:space="preserve">My romantic notions of earning my own money quickly vanished when I faced the reality of fast food work. To prevent pockets of chicken blood from bursting into unsuspecting customers' mouths, I had to pop frozen thigh bones out of their sockets. The process of breading the chicken, dunking it in seasoned flour and an egg-based batter, left me coated in a fine layer of flour dust and chicken blood.</w:t>
      </w:r>
    </w:p>
    <w:p w:rsidR="00000000" w:rsidDel="00000000" w:rsidP="00000000" w:rsidRDefault="00000000" w:rsidRPr="00000000" w14:paraId="000003EB">
      <w:pPr>
        <w:spacing w:after="240" w:before="240" w:lineRule="auto"/>
        <w:rPr/>
      </w:pPr>
      <w:r w:rsidDel="00000000" w:rsidR="00000000" w:rsidRPr="00000000">
        <w:rPr>
          <w:rtl w:val="0"/>
        </w:rPr>
        <w:t xml:space="preserve">My co-workers were mostly teenagers like me. Debbie, one of the cashiers, was almost 21. During breaks, the smokers would gather outside, regardless of the temperature. These weren't the "bad kids" Mom had warned me about - they were just regular teenagers, testing limits in their own ways.</w:t>
      </w:r>
    </w:p>
    <w:p w:rsidR="00000000" w:rsidDel="00000000" w:rsidP="00000000" w:rsidRDefault="00000000" w:rsidRPr="00000000" w14:paraId="000003EC">
      <w:pPr>
        <w:spacing w:after="240" w:before="240" w:lineRule="auto"/>
        <w:rPr/>
      </w:pPr>
      <w:r w:rsidDel="00000000" w:rsidR="00000000" w:rsidRPr="00000000">
        <w:rPr>
          <w:rtl w:val="0"/>
        </w:rPr>
        <w:t xml:space="preserve">At first, Debbie and I got along great. She'd laugh at my jokes, share stories about her weekend parties, treat me like I belonged in her world, until the day her view of me changed:</w:t>
      </w:r>
    </w:p>
    <w:p w:rsidR="00000000" w:rsidDel="00000000" w:rsidP="00000000" w:rsidRDefault="00000000" w:rsidRPr="00000000" w14:paraId="000003ED">
      <w:pPr>
        <w:spacing w:after="240" w:before="240" w:lineRule="auto"/>
        <w:rPr/>
      </w:pPr>
      <w:r w:rsidDel="00000000" w:rsidR="00000000" w:rsidRPr="00000000">
        <w:rPr>
          <w:rtl w:val="0"/>
        </w:rPr>
        <w:t xml:space="preserve">"You are not black!" The horror in her voice was almost comical.</w:t>
      </w:r>
    </w:p>
    <w:p w:rsidR="00000000" w:rsidDel="00000000" w:rsidP="00000000" w:rsidRDefault="00000000" w:rsidRPr="00000000" w14:paraId="000003EE">
      <w:pPr>
        <w:spacing w:after="240" w:before="240" w:lineRule="auto"/>
        <w:rPr/>
      </w:pPr>
      <w:r w:rsidDel="00000000" w:rsidR="00000000" w:rsidRPr="00000000">
        <w:rPr>
          <w:rtl w:val="0"/>
        </w:rPr>
        <w:t xml:space="preserve">"Yes, in fact, I am," I replied, letting my smile carry all the irony of the moment.</w:t>
      </w:r>
    </w:p>
    <w:p w:rsidR="00000000" w:rsidDel="00000000" w:rsidP="00000000" w:rsidRDefault="00000000" w:rsidRPr="00000000" w14:paraId="000003EF">
      <w:pPr>
        <w:spacing w:after="240" w:before="240" w:lineRule="auto"/>
        <w:rPr/>
      </w:pPr>
      <w:r w:rsidDel="00000000" w:rsidR="00000000" w:rsidRPr="00000000">
        <w:rPr>
          <w:rtl w:val="0"/>
        </w:rPr>
        <w:t xml:space="preserve">Her face crumpled as she realized </w:t>
      </w:r>
      <w:commentRangeStart w:id="47"/>
      <w:r w:rsidDel="00000000" w:rsidR="00000000" w:rsidRPr="00000000">
        <w:rPr>
          <w:rtl w:val="0"/>
        </w:rPr>
        <w:t xml:space="preserve">I'd heard every racist rant she'd shared, every casual slur she'd thrown around, thinking I was "safe."</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t xml:space="preserve">The next few shifts were deliciously awkward. A year ago, I might have retreated into silence, found safety in invisibility. But now, like at the Model UN podium, I owned my presence. I let her confront her assumptions while I continued being exactly who I was - her discomfort was no longer my problem to solve.</w:t>
      </w:r>
    </w:p>
    <w:p w:rsidR="00000000" w:rsidDel="00000000" w:rsidP="00000000" w:rsidRDefault="00000000" w:rsidRPr="00000000" w14:paraId="000003F1">
      <w:pPr>
        <w:spacing w:after="240" w:before="240" w:lineRule="auto"/>
        <w:rPr/>
      </w:pPr>
      <w:r w:rsidDel="00000000" w:rsidR="00000000" w:rsidRPr="00000000">
        <w:rPr>
          <w:rtl w:val="0"/>
        </w:rPr>
        <w:t xml:space="preserve">At fifteen and a half, I got my driving permit from Pershing High. The freedom of movement this promised felt intoxicating. On nights when I couldn't borrow a car, I'd bike to work, even in the depths of Detroit winter. But even that discomfort felt like independence.</w:t>
      </w:r>
    </w:p>
    <w:p w:rsidR="00000000" w:rsidDel="00000000" w:rsidP="00000000" w:rsidRDefault="00000000" w:rsidRPr="00000000" w14:paraId="000003F2">
      <w:pPr>
        <w:spacing w:after="240" w:before="240" w:lineRule="auto"/>
        <w:rPr/>
      </w:pPr>
      <w:r w:rsidDel="00000000" w:rsidR="00000000" w:rsidRPr="00000000">
        <w:rPr>
          <w:rtl w:val="0"/>
        </w:rPr>
        <w:t xml:space="preserve">I started putting gas in my parents' cars whenever I borrowed them. The first time I did this, Mom's surprise was worth every penny:</w:t>
      </w:r>
    </w:p>
    <w:p w:rsidR="00000000" w:rsidDel="00000000" w:rsidP="00000000" w:rsidRDefault="00000000" w:rsidRPr="00000000" w14:paraId="000003F3">
      <w:pPr>
        <w:spacing w:after="240" w:before="240" w:lineRule="auto"/>
        <w:rPr/>
      </w:pPr>
      <w:r w:rsidDel="00000000" w:rsidR="00000000" w:rsidRPr="00000000">
        <w:rPr>
          <w:rtl w:val="0"/>
        </w:rPr>
        <w:t xml:space="preserve">"Derrick, did you put gas in the car?"</w:t>
      </w:r>
    </w:p>
    <w:p w:rsidR="00000000" w:rsidDel="00000000" w:rsidP="00000000" w:rsidRDefault="00000000" w:rsidRPr="00000000" w14:paraId="000003F4">
      <w:pPr>
        <w:spacing w:after="240" w:before="240" w:lineRule="auto"/>
        <w:rPr/>
      </w:pPr>
      <w:r w:rsidDel="00000000" w:rsidR="00000000" w:rsidRPr="00000000">
        <w:rPr>
          <w:rtl w:val="0"/>
        </w:rPr>
        <w:t xml:space="preserve">"Yes, Mom."</w:t>
      </w:r>
    </w:p>
    <w:p w:rsidR="00000000" w:rsidDel="00000000" w:rsidP="00000000" w:rsidRDefault="00000000" w:rsidRPr="00000000" w14:paraId="000003F5">
      <w:pPr>
        <w:spacing w:after="240" w:before="240" w:lineRule="auto"/>
        <w:rPr/>
      </w:pPr>
      <w:r w:rsidDel="00000000" w:rsidR="00000000" w:rsidRPr="00000000">
        <w:rPr>
          <w:rtl w:val="0"/>
        </w:rPr>
        <w:t xml:space="preserve">"Well... thank you."</w:t>
      </w:r>
    </w:p>
    <w:p w:rsidR="00000000" w:rsidDel="00000000" w:rsidP="00000000" w:rsidRDefault="00000000" w:rsidRPr="00000000" w14:paraId="000003F6">
      <w:pPr>
        <w:spacing w:after="240" w:before="240" w:lineRule="auto"/>
        <w:rPr/>
      </w:pPr>
      <w:r w:rsidDel="00000000" w:rsidR="00000000" w:rsidRPr="00000000">
        <w:rPr>
          <w:rtl w:val="0"/>
        </w:rPr>
        <w:t xml:space="preserve">It was a small gesture, but it shifted something in our relationship. I wasn't just their child anymore - I was becoming someone who could contribute, who could think beyond my own needs.</w:t>
      </w:r>
    </w:p>
    <w:p w:rsidR="00000000" w:rsidDel="00000000" w:rsidP="00000000" w:rsidRDefault="00000000" w:rsidRPr="00000000" w14:paraId="000003F7">
      <w:pPr>
        <w:spacing w:after="240" w:before="240" w:lineRule="auto"/>
        <w:rPr/>
      </w:pPr>
      <w:r w:rsidDel="00000000" w:rsidR="00000000" w:rsidRPr="00000000">
        <w:rPr>
          <w:rtl w:val="0"/>
        </w:rPr>
        <w:t xml:space="preserve">When I got Glenn and Jimmy hired at KFC too, it felt like we were all growing up together. Neither stayed as long as my year-and-a-half stint, but for a while, we shared more than just school and neighborhood - we shared the pride and exhaustion of earning our own money.</w:t>
      </w:r>
    </w:p>
    <w:p w:rsidR="00000000" w:rsidDel="00000000" w:rsidP="00000000" w:rsidRDefault="00000000" w:rsidRPr="00000000" w14:paraId="000003F8">
      <w:pPr>
        <w:pStyle w:val="Heading3"/>
        <w:keepNext w:val="0"/>
        <w:keepLines w:val="0"/>
        <w:spacing w:after="80" w:lineRule="auto"/>
        <w:rPr/>
      </w:pPr>
      <w:bookmarkStart w:colFirst="0" w:colLast="0" w:name="_42qa8bfvy3mf" w:id="86"/>
      <w:bookmarkEnd w:id="86"/>
      <w:r w:rsidDel="00000000" w:rsidR="00000000" w:rsidRPr="00000000">
        <w:rPr>
          <w:rtl w:val="0"/>
        </w:rPr>
        <w:t xml:space="preserve">Personal Loss and Growth</w:t>
      </w:r>
    </w:p>
    <w:p w:rsidR="00000000" w:rsidDel="00000000" w:rsidP="00000000" w:rsidRDefault="00000000" w:rsidRPr="00000000" w14:paraId="000003F9">
      <w:pPr>
        <w:spacing w:after="240" w:before="240" w:lineRule="auto"/>
        <w:rPr/>
      </w:pPr>
      <w:r w:rsidDel="00000000" w:rsidR="00000000" w:rsidRPr="00000000">
        <w:rPr>
          <w:rtl w:val="0"/>
        </w:rPr>
        <w:t xml:space="preserve">The call came during dinner. Mom's fork clattered against her plate as she listened, her face draining of color. Cancer. The word hung in our kitchen like a physical presence. Two months, they said. Just two months.</w:t>
      </w:r>
    </w:p>
    <w:p w:rsidR="00000000" w:rsidDel="00000000" w:rsidP="00000000" w:rsidRDefault="00000000" w:rsidRPr="00000000" w14:paraId="000003FA">
      <w:pPr>
        <w:spacing w:after="240" w:before="240" w:lineRule="auto"/>
        <w:rPr/>
      </w:pPr>
      <w:r w:rsidDel="00000000" w:rsidR="00000000" w:rsidRPr="00000000">
        <w:rPr>
          <w:rtl w:val="0"/>
        </w:rPr>
        <w:t xml:space="preserve">I was deep in my teenage self-absorption - work schedules, school assignments, girls, college applications - when Aunt Mae's diagnosis shattered our world. The woman who had taught me about unconditional love through ice cream and hymns was slipping away, and Mom wouldn't let me see her.</w:t>
      </w:r>
    </w:p>
    <w:p w:rsidR="00000000" w:rsidDel="00000000" w:rsidP="00000000" w:rsidRDefault="00000000" w:rsidRPr="00000000" w14:paraId="000003FB">
      <w:pPr>
        <w:spacing w:after="240" w:before="240" w:lineRule="auto"/>
        <w:rPr/>
      </w:pPr>
      <w:r w:rsidDel="00000000" w:rsidR="00000000" w:rsidRPr="00000000">
        <w:rPr>
          <w:rtl w:val="0"/>
        </w:rPr>
        <w:t xml:space="preserve">"No, Derrick. I don't want you to remember her like this."</w:t>
      </w:r>
    </w:p>
    <w:p w:rsidR="00000000" w:rsidDel="00000000" w:rsidP="00000000" w:rsidRDefault="00000000" w:rsidRPr="00000000" w14:paraId="000003FC">
      <w:pPr>
        <w:spacing w:after="240" w:before="240" w:lineRule="auto"/>
        <w:rPr/>
      </w:pPr>
      <w:r w:rsidDel="00000000" w:rsidR="00000000" w:rsidRPr="00000000">
        <w:rPr>
          <w:rtl w:val="0"/>
        </w:rPr>
        <w:t xml:space="preserve">But I already had memories I couldn't shake. The last time I'd visited her house, before we knew she was sick, she'd seemed smaller somehow. Her movements were slower, her legendary hugs a bit weaker. But her "Shug!" still carried all the warmth it always had.</w:t>
      </w:r>
    </w:p>
    <w:p w:rsidR="00000000" w:rsidDel="00000000" w:rsidP="00000000" w:rsidRDefault="00000000" w:rsidRPr="00000000" w14:paraId="000003FD">
      <w:pPr>
        <w:spacing w:after="240" w:before="240" w:lineRule="auto"/>
        <w:rPr/>
      </w:pPr>
      <w:r w:rsidDel="00000000" w:rsidR="00000000" w:rsidRPr="00000000">
        <w:rPr>
          <w:rtl w:val="0"/>
        </w:rPr>
        <w:t xml:space="preserve">The day she died, Mom didn't come out of her room. Through the door, I could hear her crying - </w:t>
      </w:r>
      <w:commentRangeStart w:id="48"/>
      <w:r w:rsidDel="00000000" w:rsidR="00000000" w:rsidRPr="00000000">
        <w:rPr>
          <w:rtl w:val="0"/>
        </w:rPr>
        <w:t xml:space="preserve">not the sharp, angry sobs that sometimes came after fighting with me</w:t>
      </w:r>
      <w:commentRangeEnd w:id="48"/>
      <w:r w:rsidDel="00000000" w:rsidR="00000000" w:rsidRPr="00000000">
        <w:commentReference w:id="48"/>
      </w:r>
      <w:r w:rsidDel="00000000" w:rsidR="00000000" w:rsidRPr="00000000">
        <w:rPr>
          <w:rtl w:val="0"/>
        </w:rPr>
        <w:t xml:space="preserve">, but a deep, wounded sound I'd never heard before. Dad moved through the house like a ghost, bringing her tea she wouldn't drink, speaking in whispers when he had to speak at all.</w:t>
      </w:r>
    </w:p>
    <w:p w:rsidR="00000000" w:rsidDel="00000000" w:rsidP="00000000" w:rsidRDefault="00000000" w:rsidRPr="00000000" w14:paraId="000003FE">
      <w:pPr>
        <w:spacing w:after="240" w:before="240" w:lineRule="auto"/>
        <w:rPr/>
      </w:pPr>
      <w:r w:rsidDel="00000000" w:rsidR="00000000" w:rsidRPr="00000000">
        <w:rPr>
          <w:rtl w:val="0"/>
        </w:rPr>
        <w:t xml:space="preserve">After the funeral, our house felt like it was underwater - everything moved slower, sounds were muffled, colors seemed dimmer. Mom went through the motions of daily life like an actress who'd forgotten why she'd taken the role. Her voice, usually sharp with purpose, became flat and distant. Even her corrections of my behavior seemed hollow.</w:t>
      </w:r>
    </w:p>
    <w:p w:rsidR="00000000" w:rsidDel="00000000" w:rsidP="00000000" w:rsidRDefault="00000000" w:rsidRPr="00000000" w14:paraId="000003FF">
      <w:pPr>
        <w:spacing w:after="240" w:before="240" w:lineRule="auto"/>
        <w:rPr/>
      </w:pPr>
      <w:r w:rsidDel="00000000" w:rsidR="00000000" w:rsidRPr="00000000">
        <w:rPr>
          <w:rtl w:val="0"/>
        </w:rPr>
        <w:t xml:space="preserve">But even in her grief, even through the fog of depression that would take nearly a decade to lift, Mom never lost sight of her mission for me. If anything, her determination to see me succeed grew stronger, as if my achievement could somehow fill the void Aunt Mae's death had left. College wasn't just an option - it was an imperative.</w:t>
      </w:r>
    </w:p>
    <w:p w:rsidR="00000000" w:rsidDel="00000000" w:rsidP="00000000" w:rsidRDefault="00000000" w:rsidRPr="00000000" w14:paraId="00000400">
      <w:pPr>
        <w:spacing w:after="240" w:before="240" w:lineRule="auto"/>
        <w:rPr/>
      </w:pPr>
      <w:r w:rsidDel="00000000" w:rsidR="00000000" w:rsidRPr="00000000">
        <w:rPr>
          <w:rtl w:val="0"/>
        </w:rPr>
        <w:t xml:space="preserve">The unspoken part hung in the air: You're going to live the life Aunt Mae wanted for all of us.</w:t>
      </w:r>
    </w:p>
    <w:p w:rsidR="00000000" w:rsidDel="00000000" w:rsidP="00000000" w:rsidRDefault="00000000" w:rsidRPr="00000000" w14:paraId="00000401">
      <w:pPr>
        <w:pStyle w:val="Heading3"/>
        <w:keepNext w:val="0"/>
        <w:keepLines w:val="0"/>
        <w:spacing w:after="80" w:lineRule="auto"/>
        <w:rPr/>
      </w:pPr>
      <w:bookmarkStart w:colFirst="0" w:colLast="0" w:name="_usfqo38ylnad" w:id="87"/>
      <w:bookmarkEnd w:id="87"/>
      <w:r w:rsidDel="00000000" w:rsidR="00000000" w:rsidRPr="00000000">
        <w:rPr>
          <w:rtl w:val="0"/>
        </w:rPr>
        <w:t xml:space="preserve">The College Journey</w:t>
      </w:r>
    </w:p>
    <w:p w:rsidR="00000000" w:rsidDel="00000000" w:rsidP="00000000" w:rsidRDefault="00000000" w:rsidRPr="00000000" w14:paraId="00000402">
      <w:pPr>
        <w:spacing w:after="240" w:before="240" w:lineRule="auto"/>
        <w:rPr/>
      </w:pPr>
      <w:r w:rsidDel="00000000" w:rsidR="00000000" w:rsidRPr="00000000">
        <w:rPr>
          <w:rtl w:val="0"/>
        </w:rPr>
        <w:t xml:space="preserve">While Mom retreated into her grief after Aunt Mae's death, I was learning to step forward. Each competition, each speech, each small victory pulled me further from my own safe harbors of solitude. Maybe that's why she pushed so hard for college - she saw me finding the strength she'd temporarily lost.</w:t>
      </w:r>
    </w:p>
    <w:p w:rsidR="00000000" w:rsidDel="00000000" w:rsidP="00000000" w:rsidRDefault="00000000" w:rsidRPr="00000000" w14:paraId="00000403">
      <w:pPr>
        <w:spacing w:after="240" w:before="240" w:lineRule="auto"/>
        <w:rPr/>
      </w:pPr>
      <w:r w:rsidDel="00000000" w:rsidR="00000000" w:rsidRPr="00000000">
        <w:rPr>
          <w:rtl w:val="0"/>
        </w:rPr>
        <w:t xml:space="preserve">College wasn't just the next step - it was a lifeline, a way to move forward when everything around me felt frozen in loss. </w:t>
      </w:r>
      <w:commentRangeStart w:id="49"/>
      <w:r w:rsidDel="00000000" w:rsidR="00000000" w:rsidRPr="00000000">
        <w:rPr>
          <w:rtl w:val="0"/>
        </w:rPr>
        <w:t xml:space="preserve">But in my neighborhood, college was the exception,</w:t>
      </w:r>
      <w:commentRangeEnd w:id="49"/>
      <w:r w:rsidDel="00000000" w:rsidR="00000000" w:rsidRPr="00000000">
        <w:commentReference w:id="49"/>
      </w:r>
      <w:r w:rsidDel="00000000" w:rsidR="00000000" w:rsidRPr="00000000">
        <w:rPr>
          <w:rtl w:val="0"/>
        </w:rPr>
        <w:t xml:space="preserve"> not the rule. The stark reality played out in the lives of boys who lived within a block of my home.</w:t>
      </w:r>
    </w:p>
    <w:p w:rsidR="00000000" w:rsidDel="00000000" w:rsidP="00000000" w:rsidRDefault="00000000" w:rsidRPr="00000000" w14:paraId="00000404">
      <w:pPr>
        <w:spacing w:after="240" w:before="240" w:lineRule="auto"/>
        <w:rPr/>
      </w:pPr>
      <w:r w:rsidDel="00000000" w:rsidR="00000000" w:rsidRPr="00000000">
        <w:rPr>
          <w:rtl w:val="0"/>
        </w:rPr>
        <w:t xml:space="preserve">Terrence</w:t>
      </w:r>
      <w:ins w:author="June Cross" w:id="17" w:date="2025-06-30T22:02:36Z">
        <w:r w:rsidDel="00000000" w:rsidR="00000000" w:rsidRPr="00000000">
          <w:rPr>
            <w:rtl w:val="0"/>
          </w:rPr>
          <w:t xml:space="preserve"> </w:t>
        </w:r>
        <w:r w:rsidDel="00000000" w:rsidR="00000000" w:rsidRPr="00000000">
          <w:rPr>
            <w:i w:val="1"/>
            <w:rtl w:val="0"/>
            <w:rPrChange w:author="June Cross" w:id="18" w:date="2025-06-30T22:02:36Z">
              <w:rPr/>
            </w:rPrChange>
          </w:rPr>
          <w:t xml:space="preserve">who lived next door? Down the street? </w:t>
        </w:r>
      </w:ins>
      <w:r w:rsidDel="00000000" w:rsidR="00000000" w:rsidRPr="00000000">
        <w:rPr>
          <w:rtl w:val="0"/>
        </w:rPr>
        <w:t xml:space="preserve"> had mugged me at 13, grabbing me as I walked from Uncle Bubba's house and demanding my wallet with a mere $2 inside. John Eric </w:t>
      </w:r>
      <w:ins w:author="June Cross" w:id="19" w:date="2025-06-30T22:02:58Z">
        <w:r w:rsidDel="00000000" w:rsidR="00000000" w:rsidRPr="00000000">
          <w:rPr>
            <w:i w:val="1"/>
            <w:rtl w:val="0"/>
            <w:rPrChange w:author="June Cross" w:id="20" w:date="2025-06-30T22:02:58Z">
              <w:rPr/>
            </w:rPrChange>
          </w:rPr>
          <w:t xml:space="preserve">tell us something about him…</w:t>
        </w:r>
      </w:ins>
      <w:r w:rsidDel="00000000" w:rsidR="00000000" w:rsidRPr="00000000">
        <w:rPr>
          <w:rtl w:val="0"/>
        </w:rPr>
        <w:t xml:space="preserve">had found his fortune in dealing drugs, his new car a bright advertisement for choices I couldn't afford to make. These weren't cautionary tales from the evening news - these were my neighbors, boys who'd played on the same streets I did.</w:t>
      </w:r>
    </w:p>
    <w:p w:rsidR="00000000" w:rsidDel="00000000" w:rsidP="00000000" w:rsidRDefault="00000000" w:rsidRPr="00000000" w14:paraId="00000405">
      <w:pPr>
        <w:spacing w:after="240" w:before="240" w:lineRule="auto"/>
        <w:rPr/>
      </w:pPr>
      <w:r w:rsidDel="00000000" w:rsidR="00000000" w:rsidRPr="00000000">
        <w:rPr>
          <w:rtl w:val="0"/>
        </w:rPr>
        <w:t xml:space="preserve">I approached the college application process with the same systematic determination that had fueled my success in programming competitions and Model UN. My parents didn't need to push me; the idea of staying in Detroit never crossed my mind. My credentials were strong, awards in public speaking, technical competition experience, involvement in extracurricular activities, solid SAT scores, and glowing recommendations. The programming competitions and Model UN victories had given me confidence that I could compete at any level.</w:t>
      </w:r>
    </w:p>
    <w:p w:rsidR="00000000" w:rsidDel="00000000" w:rsidP="00000000" w:rsidRDefault="00000000" w:rsidRPr="00000000" w14:paraId="00000406">
      <w:pPr>
        <w:spacing w:after="240" w:before="240" w:lineRule="auto"/>
        <w:rPr/>
      </w:pPr>
      <w:commentRangeStart w:id="50"/>
      <w:r w:rsidDel="00000000" w:rsidR="00000000" w:rsidRPr="00000000">
        <w:rPr>
          <w:rtl w:val="0"/>
        </w:rPr>
        <w:t xml:space="preserve">Father Polakiwski, his precise diction hinting at his own elite education, urged us toward the University of Michigan at Ann Arbor. Mr. Gulock and Doctor Morton pointed me toward MIT's engineering program. Then came the conversation that would change everything - a casual exchange with our future valedictorian about Princeton University. "It's the best school in the country," he said simply, and something in me rose to that challenge.</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t xml:space="preserve">Getting into college was one thing, and I felt pretty confident. But financing college was quite another concern. Mom had been setting aside $25, $50, and $100 US Savings bonds from her paycheck since I was four. The small fortune she had accumulated was impressive, but hardly enough to fund even the first year of tuition at these private schools. I needed to do my part!</w:t>
      </w:r>
    </w:p>
    <w:p w:rsidR="00000000" w:rsidDel="00000000" w:rsidP="00000000" w:rsidRDefault="00000000" w:rsidRPr="00000000" w14:paraId="00000408">
      <w:pPr>
        <w:spacing w:after="240" w:before="240" w:lineRule="auto"/>
        <w:rPr/>
      </w:pPr>
      <w:r w:rsidDel="00000000" w:rsidR="00000000" w:rsidRPr="00000000">
        <w:rPr>
          <w:rtl w:val="0"/>
        </w:rPr>
        <w:t xml:space="preserve">So night after night, I sat at Dad's old typewriter, the same one he'd used for Mom's master's thesis. Its green keys and case were familiar friends by now. I applied to every scholarship that I discovered in the large reference books that I studied at the main branch of the Detroit Public Library and those in the College Guidance office at U of D. Each application had to be perfect - no errors, no corrections.</w:t>
      </w:r>
    </w:p>
    <w:p w:rsidR="00000000" w:rsidDel="00000000" w:rsidP="00000000" w:rsidRDefault="00000000" w:rsidRPr="00000000" w14:paraId="00000409">
      <w:pPr>
        <w:spacing w:after="240" w:before="240" w:lineRule="auto"/>
        <w:rPr/>
      </w:pPr>
      <w:r w:rsidDel="00000000" w:rsidR="00000000" w:rsidRPr="00000000">
        <w:rPr>
          <w:rtl w:val="0"/>
        </w:rPr>
        <w:t xml:space="preserve">The college acceptances came in waves: MIT and Michigan in December 1980, Princeton in April 1981. After the first wave, I sent off fresh scholarship inquiries, emboldened by my success:</w:t>
      </w:r>
    </w:p>
    <w:p w:rsidR="00000000" w:rsidDel="00000000" w:rsidP="00000000" w:rsidRDefault="00000000" w:rsidRPr="00000000" w14:paraId="0000040A">
      <w:pPr>
        <w:spacing w:after="240" w:before="240" w:lineRule="auto"/>
        <w:rPr>
          <w:i w:val="1"/>
        </w:rPr>
      </w:pPr>
      <w:r w:rsidDel="00000000" w:rsidR="00000000" w:rsidRPr="00000000">
        <w:rPr>
          <w:i w:val="1"/>
          <w:rtl w:val="0"/>
        </w:rPr>
        <w:t xml:space="preserve">To whom it may concern: I, Derrick R. Burns, am a minority student in my senior year at University of Detroit High School. In the fall of 1981, I will be entering a program of study encompassing electrical engineering and computer science at either the Massachusetts Institute of Technology, the University of Michigan, or Princeton University; I have been accepted into the former two schools…</w:t>
      </w:r>
    </w:p>
    <w:p w:rsidR="00000000" w:rsidDel="00000000" w:rsidP="00000000" w:rsidRDefault="00000000" w:rsidRPr="00000000" w14:paraId="0000040B">
      <w:pPr>
        <w:spacing w:after="240" w:before="240" w:lineRule="auto"/>
        <w:rPr/>
      </w:pPr>
      <w:r w:rsidDel="00000000" w:rsidR="00000000" w:rsidRPr="00000000">
        <w:rPr>
          <w:rtl w:val="0"/>
        </w:rPr>
        <w:t xml:space="preserve">Then the moment that changed everything arrived in a Western Union Mailgram:</w:t>
      </w:r>
    </w:p>
    <w:p w:rsidR="00000000" w:rsidDel="00000000" w:rsidP="00000000" w:rsidRDefault="00000000" w:rsidRPr="00000000" w14:paraId="0000040C">
      <w:pPr>
        <w:spacing w:after="240" w:before="240" w:lineRule="auto"/>
        <w:rPr>
          <w:i w:val="1"/>
        </w:rPr>
      </w:pPr>
      <w:r w:rsidDel="00000000" w:rsidR="00000000" w:rsidRPr="00000000">
        <w:rPr>
          <w:i w:val="1"/>
          <w:rtl w:val="0"/>
        </w:rPr>
        <w:t xml:space="preserve">Bell Telephone Laboratories 600 Mountain Avenue Murray Hill, NJ 07974 Congratulations, You have been selected as a finalist for the Bell Laboratories Engineering Scholarship Program. Please call me collect at (201) 582-4587 on April 10, 1981 so that we may discuss your application and scholarship. Louis Cain, Jr. Bell Tel Labs Murray Hill, NJ 13:57 EST</w:t>
      </w:r>
    </w:p>
    <w:p w:rsidR="00000000" w:rsidDel="00000000" w:rsidP="00000000" w:rsidRDefault="00000000" w:rsidRPr="00000000" w14:paraId="0000040D">
      <w:pPr>
        <w:spacing w:after="240" w:before="240" w:lineRule="auto"/>
        <w:rPr/>
      </w:pPr>
      <w:commentRangeStart w:id="51"/>
      <w:r w:rsidDel="00000000" w:rsidR="00000000" w:rsidRPr="00000000">
        <w:rPr>
          <w:rtl w:val="0"/>
        </w:rPr>
        <w:t xml:space="preserve">Four days later, another telegram arrived:</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40E">
      <w:pPr>
        <w:spacing w:after="240" w:before="240" w:lineRule="auto"/>
        <w:rPr>
          <w:i w:val="1"/>
        </w:rPr>
      </w:pPr>
      <w:r w:rsidDel="00000000" w:rsidR="00000000" w:rsidRPr="00000000">
        <w:rPr>
          <w:i w:val="1"/>
          <w:rtl w:val="0"/>
        </w:rPr>
        <w:t xml:space="preserve">Congratulations, You have been selected as an award recipient for the Bell Laboratories Engineering Scholarship Program. Please call me collect at (201) 582-4587 by April 15, 1981 8:30 AM - 5:00 PM so that I may learn if you will accept the scholarship.</w:t>
      </w:r>
    </w:p>
    <w:p w:rsidR="00000000" w:rsidDel="00000000" w:rsidP="00000000" w:rsidRDefault="00000000" w:rsidRPr="00000000" w14:paraId="0000040F">
      <w:pPr>
        <w:spacing w:after="240" w:before="240" w:lineRule="auto"/>
        <w:rPr/>
      </w:pPr>
      <w:r w:rsidDel="00000000" w:rsidR="00000000" w:rsidRPr="00000000">
        <w:rPr>
          <w:rtl w:val="0"/>
        </w:rPr>
        <w:t xml:space="preserve">Standing on our front porch, clutching that piece of paper, I yelled for Mom. When she read it, her face transformed - the first real smile I'd seen since Aunt Mae's death. She danced in circles, her joy breaking through months of grief. This wasn't just a scholarship; it was everything: full tuition, room and board, a monthly stipend, and guaranteed summer employment at Bell Labs - with no post-graduation obligation.</w:t>
      </w:r>
    </w:p>
    <w:p w:rsidR="00000000" w:rsidDel="00000000" w:rsidP="00000000" w:rsidRDefault="00000000" w:rsidRPr="00000000" w14:paraId="00000410">
      <w:pPr>
        <w:pStyle w:val="Heading3"/>
        <w:keepNext w:val="0"/>
        <w:keepLines w:val="0"/>
        <w:spacing w:after="80" w:lineRule="auto"/>
        <w:rPr/>
      </w:pPr>
      <w:bookmarkStart w:colFirst="0" w:colLast="0" w:name="_erfbk0wp3ykm" w:id="88"/>
      <w:bookmarkEnd w:id="88"/>
      <w:r w:rsidDel="00000000" w:rsidR="00000000" w:rsidRPr="00000000">
        <w:rPr>
          <w:rtl w:val="0"/>
        </w:rPr>
        <w:t xml:space="preserve">Making Choices</w:t>
      </w:r>
    </w:p>
    <w:p w:rsidR="00000000" w:rsidDel="00000000" w:rsidP="00000000" w:rsidRDefault="00000000" w:rsidRPr="00000000" w14:paraId="00000411">
      <w:pPr>
        <w:spacing w:after="240" w:before="240" w:lineRule="auto"/>
        <w:rPr/>
      </w:pPr>
      <w:r w:rsidDel="00000000" w:rsidR="00000000" w:rsidRPr="00000000">
        <w:rPr>
          <w:rtl w:val="0"/>
        </w:rPr>
        <w:t xml:space="preserve">Dad drove me to the April hosting events at MIT and Princeton, the same quiet presence he'd been during all those programming competitions and Model UN events. The MIT visit shook my confidence. In a narrow dorm room thick with marijuana smoke, my friend Mark, a High graduate and MIT freshman, shared his latest triumph - scoring in the mid-20s on a physics exam.</w:t>
      </w:r>
    </w:p>
    <w:p w:rsidR="00000000" w:rsidDel="00000000" w:rsidP="00000000" w:rsidRDefault="00000000" w:rsidRPr="00000000" w14:paraId="00000412">
      <w:pPr>
        <w:spacing w:after="240" w:before="240" w:lineRule="auto"/>
        <w:rPr/>
      </w:pPr>
      <w:r w:rsidDel="00000000" w:rsidR="00000000" w:rsidRPr="00000000">
        <w:rPr>
          <w:rtl w:val="0"/>
        </w:rPr>
        <w:t xml:space="preserve">"But that's failing," I said, confused.</w:t>
      </w:r>
    </w:p>
    <w:p w:rsidR="00000000" w:rsidDel="00000000" w:rsidP="00000000" w:rsidRDefault="00000000" w:rsidRPr="00000000" w14:paraId="00000413">
      <w:pPr>
        <w:spacing w:after="240" w:before="240" w:lineRule="auto"/>
        <w:rPr/>
      </w:pPr>
      <w:r w:rsidDel="00000000" w:rsidR="00000000" w:rsidRPr="00000000">
        <w:rPr>
          <w:rtl w:val="0"/>
        </w:rPr>
        <w:t xml:space="preserve">"No, man, you don't get it," Mark grinned through the haze. "It was above the mean!"</w:t>
      </w:r>
    </w:p>
    <w:p w:rsidR="00000000" w:rsidDel="00000000" w:rsidP="00000000" w:rsidRDefault="00000000" w:rsidRPr="00000000" w14:paraId="00000414">
      <w:pPr>
        <w:spacing w:after="240" w:before="240" w:lineRule="auto"/>
        <w:rPr/>
      </w:pPr>
      <w:r w:rsidDel="00000000" w:rsidR="00000000" w:rsidRPr="00000000">
        <w:rPr>
          <w:rtl w:val="0"/>
        </w:rPr>
        <w:t xml:space="preserve">The idea of celebrating what I'd always considered failure made me deeply uncomfortable. Was this what MIT would be like?</w:t>
      </w:r>
    </w:p>
    <w:p w:rsidR="00000000" w:rsidDel="00000000" w:rsidP="00000000" w:rsidRDefault="00000000" w:rsidRPr="00000000" w14:paraId="00000415">
      <w:pPr>
        <w:spacing w:after="240" w:before="240" w:lineRule="auto"/>
        <w:rPr/>
      </w:pPr>
      <w:r w:rsidDel="00000000" w:rsidR="00000000" w:rsidRPr="00000000">
        <w:rPr>
          <w:rtl w:val="0"/>
        </w:rPr>
        <w:t xml:space="preserve">Princeton felt different. Leslie, who'd graduated two years earlier from Mercy, our sister school, painted a picture of possibility. Her enthusiasm was infectious, her success tangible. But even as I leaned toward Princeton, reality delivered one final lesson about the world I was leaving.</w:t>
      </w:r>
    </w:p>
    <w:p w:rsidR="00000000" w:rsidDel="00000000" w:rsidP="00000000" w:rsidRDefault="00000000" w:rsidRPr="00000000" w14:paraId="00000416">
      <w:pPr>
        <w:spacing w:after="240" w:before="240" w:lineRule="auto"/>
        <w:rPr/>
      </w:pPr>
      <w:commentRangeStart w:id="52"/>
      <w:r w:rsidDel="00000000" w:rsidR="00000000" w:rsidRPr="00000000">
        <w:rPr>
          <w:rtl w:val="0"/>
        </w:rPr>
        <w:t xml:space="preserve">Standing in the lunch line at The High, I overheard two classmates talking. These weren't just any classmates - they were white kids whose parents had made the supposedly progressive choice to send them from the suburbs into Detroit for an education alongside black students.</w:t>
      </w:r>
    </w:p>
    <w:p w:rsidR="00000000" w:rsidDel="00000000" w:rsidP="00000000" w:rsidRDefault="00000000" w:rsidRPr="00000000" w14:paraId="00000417">
      <w:pPr>
        <w:spacing w:after="240" w:before="240" w:lineRule="auto"/>
        <w:rPr/>
      </w:pPr>
      <w:r w:rsidDel="00000000" w:rsidR="00000000" w:rsidRPr="00000000">
        <w:rPr>
          <w:rtl w:val="0"/>
        </w:rPr>
        <w:t xml:space="preserve">"I heard you got into Princeton," one blurted, his voice carrying a challenge that stripped away years of polite coexistence.</w:t>
      </w:r>
    </w:p>
    <w:p w:rsidR="00000000" w:rsidDel="00000000" w:rsidP="00000000" w:rsidRDefault="00000000" w:rsidRPr="00000000" w14:paraId="00000418">
      <w:pPr>
        <w:spacing w:after="240" w:before="240" w:lineRule="auto"/>
        <w:rPr/>
      </w:pPr>
      <w:r w:rsidDel="00000000" w:rsidR="00000000" w:rsidRPr="00000000">
        <w:rPr>
          <w:rtl w:val="0"/>
        </w:rPr>
        <w:t xml:space="preserve">The other, our valedictorian, stood silently beside him, his silence its own form of complicity.</w:t>
      </w:r>
    </w:p>
    <w:p w:rsidR="00000000" w:rsidDel="00000000" w:rsidP="00000000" w:rsidRDefault="00000000" w:rsidRPr="00000000" w14:paraId="00000419">
      <w:pPr>
        <w:spacing w:after="240" w:before="240" w:lineRule="auto"/>
        <w:rPr/>
      </w:pPr>
      <w:r w:rsidDel="00000000" w:rsidR="00000000" w:rsidRPr="00000000">
        <w:rPr>
          <w:rtl w:val="0"/>
        </w:rPr>
        <w:t xml:space="preserve">"You don't deserve it. You're going to fail," the first one charged.</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41A">
      <w:pPr>
        <w:spacing w:after="240" w:before="240" w:lineRule="auto"/>
        <w:rPr/>
      </w:pPr>
      <w:r w:rsidDel="00000000" w:rsidR="00000000" w:rsidRPr="00000000">
        <w:rPr>
          <w:rtl w:val="0"/>
        </w:rPr>
        <w:t xml:space="preserve">I walked away, their words following me like shadows. But my steps were firm. A year ago, those words might have shaken me, might have sent me retreating to intellectual defenses or questioning my worth. Now they felt like echoes from a world I was already leaving behind. I knew where I was going, and I knew I belonged there.</w:t>
      </w:r>
    </w:p>
    <w:p w:rsidR="00000000" w:rsidDel="00000000" w:rsidP="00000000" w:rsidRDefault="00000000" w:rsidRPr="00000000" w14:paraId="0000041B">
      <w:pPr>
        <w:spacing w:after="240" w:before="240" w:lineRule="auto"/>
        <w:rPr/>
      </w:pPr>
      <w:r w:rsidDel="00000000" w:rsidR="00000000" w:rsidRPr="00000000">
        <w:rPr>
          <w:rtl w:val="0"/>
        </w:rPr>
        <w:t xml:space="preserve">Years later, when I learned that Eric had become a powerhouse corporate attorney at an elite firm after Yale, it made perfect sense. Those Model UN competitions had taught us more than just public speaking. We'd learned to navigate spaces where we were the only ones who looked like us, to turn being underestimated into an advantage, to make our voices heard even when others would prefer we stayed quiet.</w:t>
      </w:r>
    </w:p>
    <w:p w:rsidR="00000000" w:rsidDel="00000000" w:rsidP="00000000" w:rsidRDefault="00000000" w:rsidRPr="00000000" w14:paraId="0000041C">
      <w:pPr>
        <w:spacing w:after="240" w:before="240" w:lineRule="auto"/>
        <w:rPr/>
      </w:pPr>
      <w:r w:rsidDel="00000000" w:rsidR="00000000" w:rsidRPr="00000000">
        <w:rPr>
          <w:rtl w:val="0"/>
        </w:rPr>
        <w:t xml:space="preserve">I'd spent years learning to find my voice through different forms of mastery - technical skills that taught me systematic thinking, public speaking that gave me confidence, work experience that showed me independence. All of it had led to this moment: standing on the threshold between the world I knew and the world I was about to enter.</w:t>
      </w:r>
    </w:p>
    <w:p w:rsidR="00000000" w:rsidDel="00000000" w:rsidP="00000000" w:rsidRDefault="00000000" w:rsidRPr="00000000" w14:paraId="0000041D">
      <w:pPr>
        <w:spacing w:after="240" w:before="240" w:lineRule="auto"/>
        <w:rPr/>
      </w:pPr>
      <w:r w:rsidDel="00000000" w:rsidR="00000000" w:rsidRPr="00000000">
        <w:rPr>
          <w:rtl w:val="0"/>
        </w:rPr>
        <w:t xml:space="preserve">I was ready for whatever came next.</w:t>
      </w:r>
    </w:p>
    <w:p xmlns:a="http://schemas.openxmlformats.org/drawingml/2006/main" xmlns:pic="http://schemas.openxmlformats.org/drawingml/2006/picture" w:rsidR="00000000" w:rsidDel="00000000" w:rsidP="00000000" w:rsidRDefault="00000000" w:rsidRPr="00000000" w14:paraId="0000041E">
      <w:pPr>
        <w:spacing w:after="240" w:before="240" w:lineRule="auto"/>
        <w:jc w:val="center"/>
        <w:rPr/>
      </w:pPr>
      <w:r w:rsidDel="00000000" w:rsidR="00000000" w:rsidRPr="00000000">
        <w:rPr/>
        <w:drawing>
          <wp:inline distB="114300" distT="114300" distL="114300" distR="114300">
            <wp:extent cx="4743450" cy="6981825"/>
            <wp:effectExtent b="0" l="0" r="0" t="0"/>
            <wp:docPr id="10" name="image19.jpg"/>
            <a:graphic>
              <a:graphicData uri="http://schemas.openxmlformats.org/drawingml/2006/picture">
                <pic:pic>
                  <pic:nvPicPr>
                    <pic:cNvPr id="0" name="image19.jpg"/>
                    <pic:cNvPicPr preferRelativeResize="0"/>
                  </pic:nvPicPr>
                  <pic:blipFill>
                    <a:blip r:embed="rId28"/>
                    <a:srcRect b="0" l="0" r="9454" t="0"/>
                    <a:stretch>
                      <a:fillRect/>
                    </a:stretch>
                  </pic:blipFill>
                  <pic:spPr>
                    <a:xfrm>
                      <a:off x="0" y="0"/>
                      <a:ext cx="4743450" cy="6981825"/>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after="240" w:before="240" w:lineRule="auto"/>
        <w:ind w:left="720" w:firstLine="0"/>
        <w:jc w:val="center"/>
        <w:rPr>
          <w:b w:val="1"/>
        </w:rPr>
      </w:pPr>
      <w:r w:rsidDel="00000000" w:rsidR="00000000" w:rsidRPr="00000000">
        <w:rPr>
          <w:b w:val="1"/>
          <w:rtl w:val="0"/>
        </w:rPr>
        <w:t xml:space="preserve">Handwritten by Mom in her Bible c. 1980</w:t>
      </w:r>
    </w:p>
    <w:p w:rsidR="00000000" w:rsidDel="00000000" w:rsidP="00000000" w:rsidRDefault="00000000" w:rsidRPr="00000000" w14:paraId="00000420">
      <w:pPr>
        <w:spacing w:after="240" w:before="240" w:lineRule="auto"/>
        <w:rPr/>
      </w:pPr>
      <w:r w:rsidDel="00000000" w:rsidR="00000000" w:rsidRPr="00000000">
        <w:rPr>
          <w:rtl w:val="0"/>
        </w:rPr>
      </w:r>
    </w:p>
    <w:p w:rsidR="00000000" w:rsidDel="00000000" w:rsidP="00000000" w:rsidRDefault="00000000" w:rsidRPr="00000000" w14:paraId="00000421">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spacing w:after="240" w:before="240" w:lineRule="auto"/>
        <w:ind w:left="720" w:firstLine="0"/>
        <w:rPr>
          <w:b w:val="1"/>
          <w:i w:val="1"/>
        </w:rPr>
      </w:pPr>
      <w:r w:rsidDel="00000000" w:rsidR="00000000" w:rsidRPr="00000000">
        <w:rPr>
          <w:i w:val="1"/>
          <w:rtl w:val="0"/>
        </w:rPr>
        <w:t xml:space="preserve">I love my sister</w:t>
        <w:br w:type="textWrapping"/>
        <w:t xml:space="preserve"> I want my sister.</w:t>
        <w:br w:type="textWrapping"/>
        <w:t xml:space="preserve"> Thank you Lord for</w:t>
        <w:br w:type="textWrapping"/>
        <w:t xml:space="preserve"> her having lived and</w:t>
        <w:br w:type="textWrapping"/>
        <w:t xml:space="preserve"> cared for us, </w:t>
      </w:r>
      <w:r w:rsidDel="00000000" w:rsidR="00000000" w:rsidRPr="00000000">
        <w:rPr>
          <w:b w:val="1"/>
          <w:i w:val="1"/>
          <w:rtl w:val="0"/>
        </w:rPr>
        <w:t xml:space="preserve">Vivian and me.</w:t>
      </w:r>
    </w:p>
    <w:p w:rsidR="00000000" w:rsidDel="00000000" w:rsidP="00000000" w:rsidRDefault="00000000" w:rsidRPr="00000000" w14:paraId="00000423">
      <w:pPr>
        <w:spacing w:after="240" w:before="240" w:lineRule="auto"/>
        <w:ind w:left="720" w:firstLine="0"/>
        <w:rPr>
          <w:i w:val="1"/>
        </w:rPr>
      </w:pPr>
      <w:r w:rsidDel="00000000" w:rsidR="00000000" w:rsidRPr="00000000">
        <w:rPr>
          <w:i w:val="1"/>
          <w:rtl w:val="0"/>
        </w:rPr>
        <w:t xml:space="preserve">Thank you Lord!</w:t>
        <w:br w:type="textWrapping"/>
        <w:t xml:space="preserve"> Thank you Lord!</w:t>
      </w:r>
    </w:p>
    <w:p w:rsidR="00000000" w:rsidDel="00000000" w:rsidP="00000000" w:rsidRDefault="00000000" w:rsidRPr="00000000" w14:paraId="00000424">
      <w:pPr>
        <w:spacing w:after="240" w:before="240" w:lineRule="auto"/>
        <w:ind w:left="720" w:firstLine="0"/>
        <w:rPr>
          <w:i w:val="1"/>
        </w:rPr>
      </w:pPr>
      <w:r w:rsidDel="00000000" w:rsidR="00000000" w:rsidRPr="00000000">
        <w:rPr>
          <w:i w:val="1"/>
          <w:rtl w:val="0"/>
        </w:rPr>
        <w:t xml:space="preserve">for my husband. Please</w:t>
        <w:br w:type="textWrapping"/>
        <w:t xml:space="preserve"> keep him well and safe.</w:t>
      </w:r>
    </w:p>
    <w:p w:rsidR="00000000" w:rsidDel="00000000" w:rsidP="00000000" w:rsidRDefault="00000000" w:rsidRPr="00000000" w14:paraId="00000425">
      <w:pPr>
        <w:spacing w:after="240" w:before="240" w:lineRule="auto"/>
        <w:ind w:left="720" w:firstLine="0"/>
        <w:rPr>
          <w:i w:val="1"/>
        </w:rPr>
      </w:pPr>
      <w:r w:rsidDel="00000000" w:rsidR="00000000" w:rsidRPr="00000000">
        <w:rPr>
          <w:i w:val="1"/>
          <w:rtl w:val="0"/>
        </w:rPr>
        <w:t xml:space="preserve">Thank you Lord for</w:t>
        <w:br w:type="textWrapping"/>
        <w:t xml:space="preserve"> Derrick – you gave him</w:t>
        <w:br w:type="textWrapping"/>
        <w:t xml:space="preserve"> to us first.</w:t>
      </w:r>
    </w:p>
    <w:p w:rsidR="00000000" w:rsidDel="00000000" w:rsidP="00000000" w:rsidRDefault="00000000" w:rsidRPr="00000000" w14:paraId="00000426">
      <w:pPr>
        <w:spacing w:after="240" w:before="240" w:lineRule="auto"/>
        <w:ind w:left="720" w:firstLine="0"/>
        <w:rPr>
          <w:i w:val="1"/>
        </w:rPr>
      </w:pPr>
      <w:r w:rsidDel="00000000" w:rsidR="00000000" w:rsidRPr="00000000">
        <w:rPr>
          <w:i w:val="1"/>
          <w:rtl w:val="0"/>
        </w:rPr>
        <w:t xml:space="preserve">Thank you for</w:t>
        <w:br w:type="textWrapping"/>
        <w:t xml:space="preserve"> David. We love him too.</w:t>
      </w:r>
    </w:p>
    <w:p w:rsidR="00000000" w:rsidDel="00000000" w:rsidP="00000000" w:rsidRDefault="00000000" w:rsidRPr="00000000" w14:paraId="00000427">
      <w:pPr>
        <w:spacing w:after="240" w:before="240" w:lineRule="auto"/>
        <w:ind w:left="720" w:firstLine="0"/>
        <w:rPr>
          <w:i w:val="1"/>
        </w:rPr>
      </w:pPr>
      <w:r w:rsidDel="00000000" w:rsidR="00000000" w:rsidRPr="00000000">
        <w:rPr>
          <w:i w:val="1"/>
          <w:rtl w:val="0"/>
        </w:rPr>
        <w:t xml:space="preserve">Make us a happy, God-</w:t>
        <w:br w:type="textWrapping"/>
        <w:t xml:space="preserve"> fearing family, always</w:t>
        <w:br w:type="textWrapping"/>
        <w:t xml:space="preserve"> doing Your will, obeying</w:t>
        <w:br w:type="textWrapping"/>
        <w:t xml:space="preserve"> Your will.</w:t>
      </w:r>
    </w:p>
    <w:p w:rsidR="00000000" w:rsidDel="00000000" w:rsidP="00000000" w:rsidRDefault="00000000" w:rsidRPr="00000000" w14:paraId="00000428">
      <w:pPr>
        <w:spacing w:after="240" w:before="240" w:lineRule="auto"/>
        <w:ind w:left="720" w:firstLine="0"/>
        <w:rPr>
          <w:i w:val="1"/>
        </w:rPr>
      </w:pPr>
      <w:r w:rsidDel="00000000" w:rsidR="00000000" w:rsidRPr="00000000">
        <w:rPr>
          <w:i w:val="1"/>
          <w:rtl w:val="0"/>
        </w:rPr>
        <w:t xml:space="preserve">Not mine but Thine</w:t>
        <w:br w:type="textWrapping"/>
        <w:t xml:space="preserve"> be done in earth as it</w:t>
        <w:br w:type="textWrapping"/>
        <w:t xml:space="preserve"> is in heaven.</w:t>
      </w:r>
    </w:p>
    <w:p w:rsidR="00000000" w:rsidDel="00000000" w:rsidP="00000000" w:rsidRDefault="00000000" w:rsidRPr="00000000" w14:paraId="00000429">
      <w:pPr>
        <w:spacing w:after="240" w:before="240" w:lineRule="auto"/>
        <w:ind w:left="720" w:firstLine="0"/>
        <w:rPr>
          <w:i w:val="1"/>
        </w:rPr>
      </w:pPr>
      <w:r w:rsidDel="00000000" w:rsidR="00000000" w:rsidRPr="00000000">
        <w:rPr>
          <w:i w:val="1"/>
          <w:rtl w:val="0"/>
        </w:rPr>
        <w:t xml:space="preserve">Good night.</w:t>
        <w:br w:type="textWrapping"/>
        <w:t xml:space="preserve"> I love you, God.</w:t>
        <w:br w:type="textWrapping"/>
        <w:t xml:space="preserve"> You love me.</w:t>
      </w:r>
    </w:p>
    <w:p w:rsidR="00000000" w:rsidDel="00000000" w:rsidP="00000000" w:rsidRDefault="00000000" w:rsidRPr="00000000" w14:paraId="0000042A">
      <w:pPr>
        <w:spacing w:after="240" w:before="240" w:lineRule="auto"/>
        <w:ind w:left="720" w:firstLine="0"/>
        <w:rPr>
          <w:i w:val="1"/>
        </w:rPr>
      </w:pPr>
      <w:r w:rsidDel="00000000" w:rsidR="00000000" w:rsidRPr="00000000">
        <w:rPr>
          <w:i w:val="1"/>
          <w:rtl w:val="0"/>
        </w:rPr>
        <w:t xml:space="preserve">Thank you for all</w:t>
        <w:br w:type="textWrapping"/>
        <w:t xml:space="preserve"> Your blessings; to name</w:t>
        <w:br w:type="textWrapping"/>
        <w:t xml:space="preserve"> a few:</w:t>
        <w:br w:type="textWrapping"/>
        <w:t xml:space="preserve"> • health</w:t>
        <w:br w:type="textWrapping"/>
        <w:t xml:space="preserve"> • secure job</w:t>
        <w:br w:type="textWrapping"/>
        <w:t xml:space="preserve"> • safety</w:t>
        <w:br w:type="textWrapping"/>
        <w:t xml:space="preserve"> • sons with good morals</w:t>
      </w:r>
    </w:p>
    <w:p w:rsidR="00000000" w:rsidDel="00000000" w:rsidP="00000000" w:rsidRDefault="00000000" w:rsidRPr="00000000" w14:paraId="0000042B">
      <w:pPr>
        <w:spacing w:after="240" w:before="240" w:lineRule="auto"/>
        <w:ind w:left="720" w:firstLine="0"/>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spacing w:after="240" w:before="240" w:lineRule="auto"/>
        <w:rPr>
          <w:b w:val="1"/>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