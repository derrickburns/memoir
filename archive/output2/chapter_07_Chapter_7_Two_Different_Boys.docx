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1F9">
      <w:pPr>
        <w:pStyle w:val="Heading2"/>
        <w:keepNext w:val="0"/>
        <w:keepLines w:val="0"/>
        <w:spacing w:before="480" w:lineRule="auto"/>
        <w:rPr/>
      </w:pPr>
      <w:bookmarkStart w:colFirst="0" w:colLast="0" w:name="_qkms0cfnpg75" w:id="55"/>
      <w:bookmarkEnd w:id="55"/>
      <w:r w:rsidDel="00000000" w:rsidR="00000000" w:rsidRPr="00000000">
        <w:rPr>
          <w:rtl w:val="0"/>
        </w:rPr>
        <w:t xml:space="preserve">Chapter 7: Two Different Boys</w:t>
      </w:r>
    </w:p>
    <w:p w:rsidR="00000000" w:rsidDel="00000000" w:rsidP="00000000" w:rsidRDefault="00000000" w:rsidRPr="00000000" w14:paraId="000001FA">
      <w:pPr>
        <w:spacing w:after="240" w:before="240" w:lineRule="auto"/>
        <w:rPr/>
      </w:pPr>
      <w:r w:rsidDel="00000000" w:rsidR="00000000" w:rsidRPr="00000000">
        <w:rPr>
          <w:rtl w:val="0"/>
        </w:rPr>
        <w:t xml:space="preserve">I could feel her breath as she looked over my shoulder. Mom had walked up behind us as we copied the letters onto huge green paper with sets of three parallel lines, the middle one dotted.</w:t>
      </w:r>
    </w:p>
    <w:p w:rsidR="00000000" w:rsidDel="00000000" w:rsidP="00000000" w:rsidRDefault="00000000" w:rsidRPr="00000000" w14:paraId="000001FB">
      <w:pPr>
        <w:spacing w:after="240" w:before="240" w:lineRule="auto"/>
        <w:rPr/>
      </w:pPr>
      <w:r w:rsidDel="00000000" w:rsidR="00000000" w:rsidRPr="00000000">
        <w:rPr>
          <w:rtl w:val="0"/>
        </w:rPr>
        <w:t xml:space="preserve">"No, Dave. Loop the lower case 'l'. Do it again. Write five more on the next lines!"</w:t>
      </w:r>
    </w:p>
    <w:p w:rsidR="00000000" w:rsidDel="00000000" w:rsidP="00000000" w:rsidRDefault="00000000" w:rsidRPr="00000000" w14:paraId="000001FC">
      <w:pPr>
        <w:spacing w:after="240" w:before="240" w:lineRule="auto"/>
        <w:rPr/>
      </w:pPr>
      <w:r w:rsidDel="00000000" w:rsidR="00000000" w:rsidRPr="00000000">
        <w:rPr>
          <w:rtl w:val="0"/>
        </w:rPr>
        <w:t xml:space="preserve">Two years after Dave came to live with us, Mom was beginning to understand something that would reshape our entire family dynamic: Dave was not going to be another Derrick.</w:t>
      </w:r>
    </w:p>
    <w:p w:rsidR="00000000" w:rsidDel="00000000" w:rsidP="00000000" w:rsidRDefault="00000000" w:rsidRPr="00000000" w14:paraId="000001FD">
      <w:pPr>
        <w:spacing w:after="240" w:before="240" w:lineRule="auto"/>
        <w:rPr/>
      </w:pPr>
      <w:r w:rsidDel="00000000" w:rsidR="00000000" w:rsidRPr="00000000">
        <w:rPr>
          <w:rtl w:val="0"/>
        </w:rPr>
        <w:t xml:space="preserve">At first, she'd approached him with the same strategies that had worked so well with me - structured learning, high expectations, academic focus. But where I had flourished under pressure, Dave seemed to wilt. Where I craved her approval through achievement, Dave sought acceptance through connection.</w:t>
      </w:r>
    </w:p>
    <w:p w:rsidR="00000000" w:rsidDel="00000000" w:rsidP="00000000" w:rsidRDefault="00000000" w:rsidRPr="00000000" w14:paraId="000001FE">
      <w:pPr>
        <w:pStyle w:val="Heading3"/>
        <w:keepNext w:val="0"/>
        <w:keepLines w:val="0"/>
        <w:spacing w:after="80" w:lineRule="auto"/>
        <w:rPr/>
      </w:pPr>
      <w:bookmarkStart w:colFirst="0" w:colLast="0" w:name="_hy4qosmjujdq" w:id="56"/>
      <w:bookmarkEnd w:id="56"/>
      <w:r w:rsidDel="00000000" w:rsidR="00000000" w:rsidRPr="00000000">
        <w:rPr>
          <w:rtl w:val="0"/>
        </w:rPr>
        <w:t xml:space="preserve">The Contrast</w:t>
      </w:r>
    </w:p>
    <w:p w:rsidR="00000000" w:rsidDel="00000000" w:rsidP="00000000" w:rsidRDefault="00000000" w:rsidRPr="00000000" w14:paraId="000001FF">
      <w:pPr>
        <w:spacing w:after="240" w:before="240" w:lineRule="auto"/>
        <w:rPr/>
      </w:pPr>
      <w:r w:rsidDel="00000000" w:rsidR="00000000" w:rsidRPr="00000000">
        <w:rPr>
          <w:rtl w:val="0"/>
        </w:rPr>
        <w:t xml:space="preserve">Having Dave as a permanent fixture in my life was different from our playdates. Within weeks, the differences between us became impossible to ignore.</w:t>
      </w:r>
    </w:p>
    <w:p w:rsidR="00000000" w:rsidDel="00000000" w:rsidP="00000000" w:rsidRDefault="00000000" w:rsidRPr="00000000" w14:paraId="00000200">
      <w:pPr>
        <w:spacing w:after="240" w:before="240" w:lineRule="auto"/>
        <w:rPr/>
      </w:pPr>
      <w:r w:rsidDel="00000000" w:rsidR="00000000" w:rsidRPr="00000000">
        <w:rPr>
          <w:rtl w:val="0"/>
        </w:rPr>
        <w:t xml:space="preserve">I excelled at schoolwork the way plants thrive on sunlight. Homework was a puzzle to solve, tests were competitions to win, and Mom's academic expectations felt like challenges I was born to meet.</w:t>
      </w:r>
    </w:p>
    <w:p w:rsidR="00000000" w:rsidDel="00000000" w:rsidP="00000000" w:rsidRDefault="00000000" w:rsidRPr="00000000" w14:paraId="00000201">
      <w:pPr>
        <w:spacing w:after="240" w:before="240" w:lineRule="auto"/>
        <w:rPr/>
      </w:pPr>
      <w:r w:rsidDel="00000000" w:rsidR="00000000" w:rsidRPr="00000000">
        <w:rPr>
          <w:rtl w:val="0"/>
        </w:rPr>
        <w:t xml:space="preserve">Dave's talents lay in the mysterious art of making friends. He could walk into a room full of strangers and leave with three new best friends. Where I saw potential rejection, he saw potential adventure. Where I calculated risks, he simply jumped in.</w:t>
      </w:r>
    </w:p>
    <w:p w:rsidR="00000000" w:rsidDel="00000000" w:rsidP="00000000" w:rsidRDefault="00000000" w:rsidRPr="00000000" w14:paraId="00000202">
      <w:pPr>
        <w:spacing w:after="240" w:before="240" w:lineRule="auto"/>
        <w:rPr/>
      </w:pPr>
      <w:r w:rsidDel="00000000" w:rsidR="00000000" w:rsidRPr="00000000">
        <w:rPr>
          <w:rtl w:val="0"/>
        </w:rPr>
        <w:t xml:space="preserve">Mom noticed everything.</w:t>
      </w:r>
    </w:p>
    <w:p w:rsidR="00000000" w:rsidDel="00000000" w:rsidP="00000000" w:rsidRDefault="00000000" w:rsidRPr="00000000" w14:paraId="00000203">
      <w:pPr>
        <w:spacing w:after="240" w:before="240" w:lineRule="auto"/>
        <w:rPr/>
      </w:pPr>
      <w:r w:rsidDel="00000000" w:rsidR="00000000" w:rsidRPr="00000000">
        <w:rPr>
          <w:rtl w:val="0"/>
        </w:rPr>
        <w:t xml:space="preserve">As we grew older, she assigned us household chores: making our beds, dusting the furniture, sweeping the floor, and washing the dishes.</w:t>
      </w:r>
    </w:p>
    <w:p w:rsidR="00000000" w:rsidDel="00000000" w:rsidP="00000000" w:rsidRDefault="00000000" w:rsidRPr="00000000" w14:paraId="00000204">
      <w:pPr>
        <w:spacing w:after="240" w:before="240" w:lineRule="auto"/>
        <w:rPr/>
      </w:pPr>
      <w:r w:rsidDel="00000000" w:rsidR="00000000" w:rsidRPr="00000000">
        <w:rPr>
          <w:rtl w:val="0"/>
        </w:rPr>
        <w:t xml:space="preserve">"Derrick! These dishes are greasy!" Mom's words would pierce the kitchen air. "How can you clean with dirty, cold dishwater? Empty it and start again!"</w:t>
      </w:r>
    </w:p>
    <w:p w:rsidR="00000000" w:rsidDel="00000000" w:rsidP="00000000" w:rsidRDefault="00000000" w:rsidRPr="00000000" w14:paraId="00000205">
      <w:pPr>
        <w:spacing w:after="240" w:before="240" w:lineRule="auto"/>
        <w:rPr/>
      </w:pPr>
      <w:commentRangeStart w:id="15"/>
      <w:r w:rsidDel="00000000" w:rsidR="00000000" w:rsidRPr="00000000">
        <w:rPr>
          <w:rtl w:val="0"/>
        </w:rPr>
        <w:t xml:space="preserve">I'd scrub harder, determined to get it right</w:t>
      </w:r>
      <w:commentRangeEnd w:id="15"/>
      <w:r w:rsidDel="00000000" w:rsidR="00000000" w:rsidRPr="00000000">
        <w:commentReference w:id="15"/>
      </w:r>
      <w:r w:rsidDel="00000000" w:rsidR="00000000" w:rsidRPr="00000000">
        <w:rPr>
          <w:rtl w:val="0"/>
        </w:rPr>
        <w:t xml:space="preserve">.</w:t>
      </w:r>
    </w:p>
    <w:p w:rsidR="00000000" w:rsidDel="00000000" w:rsidP="00000000" w:rsidRDefault="00000000" w:rsidRPr="00000000" w14:paraId="00000206">
      <w:pPr>
        <w:spacing w:after="240" w:before="240" w:lineRule="auto"/>
        <w:rPr/>
      </w:pPr>
      <w:r w:rsidDel="00000000" w:rsidR="00000000" w:rsidRPr="00000000">
        <w:rPr>
          <w:rtl w:val="0"/>
        </w:rPr>
        <w:t xml:space="preserve">But it was </w:t>
      </w:r>
      <w:commentRangeStart w:id="16"/>
      <w:r w:rsidDel="00000000" w:rsidR="00000000" w:rsidRPr="00000000">
        <w:rPr>
          <w:rtl w:val="0"/>
        </w:rPr>
        <w:t xml:space="preserve">Dave's inattention and struggles with her tutoring t</w:t>
      </w:r>
      <w:commentRangeEnd w:id="16"/>
      <w:r w:rsidDel="00000000" w:rsidR="00000000" w:rsidRPr="00000000">
        <w:commentReference w:id="16"/>
      </w:r>
      <w:r w:rsidDel="00000000" w:rsidR="00000000" w:rsidRPr="00000000">
        <w:rPr>
          <w:rtl w:val="0"/>
        </w:rPr>
        <w:t xml:space="preserve">hat really set her off. My good grades would bring a smile to her face, like sunshine breaking through clouds.</w:t>
      </w:r>
    </w:p>
    <w:p w:rsidR="00000000" w:rsidDel="00000000" w:rsidP="00000000" w:rsidRDefault="00000000" w:rsidRPr="00000000" w14:paraId="00000207">
      <w:pPr>
        <w:spacing w:after="240" w:before="240" w:lineRule="auto"/>
        <w:rPr/>
      </w:pPr>
      <w:r w:rsidDel="00000000" w:rsidR="00000000" w:rsidRPr="00000000">
        <w:rPr>
          <w:rtl w:val="0"/>
        </w:rPr>
        <w:t xml:space="preserve">"Dave, focus!" she'd say, her teacher-voice sharp with disappointment when he stared out the window during our kitchen table sessions.</w:t>
      </w:r>
    </w:p>
    <w:p w:rsidR="00000000" w:rsidDel="00000000" w:rsidP="00000000" w:rsidRDefault="00000000" w:rsidRPr="00000000" w14:paraId="00000208">
      <w:pPr>
        <w:spacing w:after="240" w:before="240" w:lineRule="auto"/>
        <w:rPr/>
      </w:pPr>
      <w:r w:rsidDel="00000000" w:rsidR="00000000" w:rsidRPr="00000000">
        <w:rPr>
          <w:rtl w:val="0"/>
        </w:rPr>
        <w:t xml:space="preserve">While she never explicitly compared us, we both could hear the unspoken question hanging in the air: "Why can't you be like Derrick?"</w:t>
      </w:r>
    </w:p>
    <w:p w:rsidR="00000000" w:rsidDel="00000000" w:rsidP="00000000" w:rsidRDefault="00000000" w:rsidRPr="00000000" w14:paraId="00000209">
      <w:pPr>
        <w:spacing w:after="240" w:before="240" w:lineRule="auto"/>
        <w:rPr/>
      </w:pPr>
      <w:r w:rsidDel="00000000" w:rsidR="00000000" w:rsidRPr="00000000">
        <w:rPr>
          <w:rtl w:val="0"/>
        </w:rPr>
        <w:t xml:space="preserve">Those moments made my stomach twist into knots. I wanted to speak up, to tell her how Dave could make anyone laugh, how he could turn strangers into friends with just a smile. But the words stayed locked behind my teeth, held there by fear of losing her approval myself.</w:t>
      </w:r>
    </w:p>
    <w:p w:rsidR="00000000" w:rsidDel="00000000" w:rsidP="00000000" w:rsidRDefault="00000000" w:rsidRPr="00000000" w14:paraId="0000020A">
      <w:pPr>
        <w:pStyle w:val="Heading3"/>
        <w:keepNext w:val="0"/>
        <w:keepLines w:val="0"/>
        <w:spacing w:after="80" w:lineRule="auto"/>
        <w:rPr/>
      </w:pPr>
      <w:bookmarkStart w:colFirst="0" w:colLast="0" w:name="_1ozts7v9gv2z" w:id="57"/>
      <w:bookmarkEnd w:id="57"/>
      <w:r w:rsidDel="00000000" w:rsidR="00000000" w:rsidRPr="00000000">
        <w:rPr>
          <w:rtl w:val="0"/>
        </w:rPr>
        <w:t xml:space="preserve">Dad's Separate World</w:t>
      </w:r>
    </w:p>
    <w:p w:rsidR="00000000" w:rsidDel="00000000" w:rsidP="00000000" w:rsidRDefault="00000000" w:rsidRPr="00000000" w14:paraId="0000020B">
      <w:pPr>
        <w:spacing w:after="240" w:before="240" w:lineRule="auto"/>
        <w:rPr/>
      </w:pPr>
      <w:r w:rsidDel="00000000" w:rsidR="00000000" w:rsidRPr="00000000">
        <w:rPr>
          <w:rtl w:val="0"/>
        </w:rPr>
        <w:t xml:space="preserve">Every Tuesday and Wednesday evening, Dad would come home from work, change clothes, and head out for his bowling league. It was a regular routine - he'd always tell us exactly when he'd be back, and he was always true to his word. But lately, I'd noticed Mom's lips pressing into that thin line I'd learned to recognize as trouble whenever Dad gathered his bowling shoes and headed for the door.</w:t>
      </w:r>
    </w:p>
    <w:p w:rsidR="00000000" w:rsidDel="00000000" w:rsidP="00000000" w:rsidRDefault="00000000" w:rsidRPr="00000000" w14:paraId="0000020C">
      <w:pPr>
        <w:spacing w:after="240" w:before="240" w:lineRule="auto"/>
        <w:rPr/>
      </w:pPr>
      <w:r w:rsidDel="00000000" w:rsidR="00000000" w:rsidRPr="00000000">
        <w:rPr>
          <w:rtl w:val="0"/>
        </w:rPr>
        <w:t xml:space="preserve">One evening, after Dave and I had dragged our feet getting to the dinner table despite Mom's repeated calls, her patience finally snapped.</w:t>
      </w:r>
    </w:p>
    <w:p w:rsidR="00000000" w:rsidDel="00000000" w:rsidP="00000000" w:rsidRDefault="00000000" w:rsidRPr="00000000" w14:paraId="0000020D">
      <w:pPr>
        <w:spacing w:after="240" w:before="240" w:lineRule="auto"/>
        <w:rPr/>
      </w:pPr>
      <w:r w:rsidDel="00000000" w:rsidR="00000000" w:rsidRPr="00000000">
        <w:rPr>
          <w:rtl w:val="0"/>
        </w:rPr>
        <w:t xml:space="preserve">"Derrick! Dave! Get your coats," she said, her voice carrying an edge that made both Dave and me look up from our homework.</w:t>
      </w:r>
    </w:p>
    <w:p w:rsidR="00000000" w:rsidDel="00000000" w:rsidP="00000000" w:rsidRDefault="00000000" w:rsidRPr="00000000" w14:paraId="0000020E">
      <w:pPr>
        <w:spacing w:after="240" w:before="240" w:lineRule="auto"/>
        <w:rPr/>
      </w:pPr>
      <w:r w:rsidDel="00000000" w:rsidR="00000000" w:rsidRPr="00000000">
        <w:rPr>
          <w:rtl w:val="0"/>
        </w:rPr>
        <w:t xml:space="preserve">"Where are we going?" I asked.</w:t>
      </w:r>
    </w:p>
    <w:p w:rsidR="00000000" w:rsidDel="00000000" w:rsidP="00000000" w:rsidRDefault="00000000" w:rsidRPr="00000000" w14:paraId="0000020F">
      <w:pPr>
        <w:spacing w:after="240" w:before="240" w:lineRule="auto"/>
        <w:rPr/>
      </w:pPr>
      <w:r w:rsidDel="00000000" w:rsidR="00000000" w:rsidRPr="00000000">
        <w:rPr>
          <w:rtl w:val="0"/>
        </w:rPr>
        <w:t xml:space="preserve">"Just get in the car," she said, clearly upset. Did we do something wrong?</w:t>
      </w:r>
    </w:p>
    <w:p w:rsidR="00000000" w:rsidDel="00000000" w:rsidP="00000000" w:rsidRDefault="00000000" w:rsidRPr="00000000" w14:paraId="00000210">
      <w:pPr>
        <w:spacing w:after="240" w:before="240" w:lineRule="auto"/>
        <w:rPr/>
      </w:pPr>
      <w:r w:rsidDel="00000000" w:rsidR="00000000" w:rsidRPr="00000000">
        <w:rPr>
          <w:rtl w:val="0"/>
        </w:rPr>
        <w:t xml:space="preserve">The bowling alley hit us like a wall of sound and smoke. Pins crashed, voices boomed, and somewhere a jukebox competed with it all. My eyes stung as Mom's fingers drummed against her purse strap, her lips pressed into that familiar thin line. Dave pressed closer to me, overwhelmed by the chaos of noise and cigarette smoke.</w:t>
      </w:r>
    </w:p>
    <w:p w:rsidR="00000000" w:rsidDel="00000000" w:rsidP="00000000" w:rsidRDefault="00000000" w:rsidRPr="00000000" w14:paraId="00000211">
      <w:pPr>
        <w:spacing w:after="240" w:before="240" w:lineRule="auto"/>
        <w:rPr/>
      </w:pPr>
      <w:r w:rsidDel="00000000" w:rsidR="00000000" w:rsidRPr="00000000">
        <w:rPr>
          <w:rtl w:val="0"/>
        </w:rPr>
        <w:t xml:space="preserve">Through the haze, I spotted Dad in lanes 7 and 8, surrounded by his bowling buddies, laughing in a way I rarely saw at home. His shoulders were relaxed, his smile easy and genuine. This was a different version of my father - looser, freer, unguarded.</w:t>
      </w:r>
    </w:p>
    <w:p w:rsidR="00000000" w:rsidDel="00000000" w:rsidP="00000000" w:rsidRDefault="00000000" w:rsidRPr="00000000" w14:paraId="00000212">
      <w:pPr>
        <w:spacing w:after="240" w:before="240" w:lineRule="auto"/>
        <w:rPr/>
      </w:pPr>
      <w:r w:rsidDel="00000000" w:rsidR="00000000" w:rsidRPr="00000000">
        <w:rPr>
          <w:rtl w:val="0"/>
        </w:rPr>
        <w:t xml:space="preserve">When Mom grabbed his elbow, that smile vanished like smoke in the air.</w:t>
      </w:r>
    </w:p>
    <w:p w:rsidR="00000000" w:rsidDel="00000000" w:rsidP="00000000" w:rsidRDefault="00000000" w:rsidRPr="00000000" w14:paraId="00000213">
      <w:pPr>
        <w:spacing w:after="240" w:before="240" w:lineRule="auto"/>
        <w:rPr/>
      </w:pPr>
      <w:r w:rsidDel="00000000" w:rsidR="00000000" w:rsidRPr="00000000">
        <w:rPr>
          <w:rtl w:val="0"/>
        </w:rPr>
        <w:t xml:space="preserve">"Howard, we need to go," Mom said, her words slicing through the noise.</w:t>
      </w:r>
    </w:p>
    <w:p w:rsidR="00000000" w:rsidDel="00000000" w:rsidP="00000000" w:rsidRDefault="00000000" w:rsidRPr="00000000" w14:paraId="00000214">
      <w:pPr>
        <w:spacing w:after="240" w:before="240" w:lineRule="auto"/>
        <w:rPr/>
      </w:pPr>
      <w:r w:rsidDel="00000000" w:rsidR="00000000" w:rsidRPr="00000000">
        <w:rPr>
          <w:rtl w:val="0"/>
        </w:rPr>
        <w:t xml:space="preserve">"Willa, what are you doing here?" Dad's response was quiet, but there was something underneath it I'd never heard before - embarrassment mixed with irritation.</w:t>
      </w:r>
    </w:p>
    <w:p w:rsidR="00000000" w:rsidDel="00000000" w:rsidP="00000000" w:rsidRDefault="00000000" w:rsidRPr="00000000" w14:paraId="00000215">
      <w:pPr>
        <w:spacing w:after="240" w:before="240" w:lineRule="auto"/>
        <w:rPr/>
      </w:pPr>
      <w:r w:rsidDel="00000000" w:rsidR="00000000" w:rsidRPr="00000000">
        <w:rPr>
          <w:rtl w:val="0"/>
        </w:rPr>
        <w:t xml:space="preserve">"It's a school night. The boys have homework."</w:t>
      </w:r>
    </w:p>
    <w:p w:rsidR="00000000" w:rsidDel="00000000" w:rsidP="00000000" w:rsidRDefault="00000000" w:rsidRPr="00000000" w14:paraId="00000216">
      <w:pPr>
        <w:spacing w:after="240" w:before="240" w:lineRule="auto"/>
        <w:rPr/>
      </w:pPr>
      <w:r w:rsidDel="00000000" w:rsidR="00000000" w:rsidRPr="00000000">
        <w:rPr>
          <w:rtl w:val="0"/>
        </w:rPr>
        <w:t xml:space="preserve">Dave and I stood there, feeling the eyes of Dad's friends on us, understanding without being told that we were the reason this confrontation was happening. Dave's hand found mine, both of us sensing we'd stumbled into adult territory where we didn't belong.</w:t>
      </w:r>
    </w:p>
    <w:p w:rsidR="00000000" w:rsidDel="00000000" w:rsidP="00000000" w:rsidRDefault="00000000" w:rsidRPr="00000000" w14:paraId="00000217">
      <w:pPr>
        <w:spacing w:after="240" w:before="240" w:lineRule="auto"/>
        <w:rPr/>
      </w:pPr>
      <w:r w:rsidDel="00000000" w:rsidR="00000000" w:rsidRPr="00000000">
        <w:rPr>
          <w:rtl w:val="0"/>
        </w:rPr>
        <w:t xml:space="preserve">The ride home was silent, but tension crackled between my parents like electricity before a storm. </w:t>
      </w:r>
      <w:commentRangeStart w:id="17"/>
      <w:r w:rsidDel="00000000" w:rsidR="00000000" w:rsidRPr="00000000">
        <w:rPr>
          <w:rtl w:val="0"/>
        </w:rPr>
        <w:t xml:space="preserve">Dave stared out his window while I studied the back of Mom's head, trying to read her mood in the set of her shoulders.</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rtl w:val="0"/>
        </w:rPr>
        <w:t xml:space="preserve">When we got inside, Dad's voice carried an authority I'd never heard before.</w:t>
      </w:r>
    </w:p>
    <w:p w:rsidR="00000000" w:rsidDel="00000000" w:rsidP="00000000" w:rsidRDefault="00000000" w:rsidRPr="00000000" w14:paraId="00000219">
      <w:pPr>
        <w:spacing w:after="240" w:before="240" w:lineRule="auto"/>
        <w:rPr/>
      </w:pPr>
      <w:r w:rsidDel="00000000" w:rsidR="00000000" w:rsidRPr="00000000">
        <w:rPr>
          <w:rtl w:val="0"/>
        </w:rPr>
        <w:t xml:space="preserve">"Willa, if you don't want kids around smoking, drinking, and cursing, don't bring them to the bowling alley."</w:t>
      </w:r>
    </w:p>
    <w:p w:rsidR="00000000" w:rsidDel="00000000" w:rsidP="00000000" w:rsidRDefault="00000000" w:rsidRPr="00000000" w14:paraId="0000021A">
      <w:pPr>
        <w:spacing w:after="240" w:before="240" w:lineRule="auto"/>
        <w:rPr/>
      </w:pPr>
      <w:r w:rsidDel="00000000" w:rsidR="00000000" w:rsidRPr="00000000">
        <w:rPr>
          <w:rtl w:val="0"/>
        </w:rPr>
        <w:t xml:space="preserve">No shouting, no argument - just facts laid bare like the pins at the end of a lane. It was my first real glimpse of how different my parents could be, and how Mom's control extended even into Dad's separate spaces.</w:t>
      </w:r>
    </w:p>
    <w:p w:rsidR="00000000" w:rsidDel="00000000" w:rsidP="00000000" w:rsidRDefault="00000000" w:rsidRPr="00000000" w14:paraId="0000021B">
      <w:pPr>
        <w:pStyle w:val="Heading3"/>
        <w:keepNext w:val="0"/>
        <w:keepLines w:val="0"/>
        <w:spacing w:after="80" w:lineRule="auto"/>
        <w:rPr/>
      </w:pPr>
      <w:bookmarkStart w:colFirst="0" w:colLast="0" w:name="_t74zm3iecqj2" w:id="58"/>
      <w:bookmarkEnd w:id="58"/>
      <w:r w:rsidDel="00000000" w:rsidR="00000000" w:rsidRPr="00000000">
        <w:rPr>
          <w:rtl w:val="0"/>
        </w:rPr>
        <w:t xml:space="preserve">Different Standards</w:t>
      </w:r>
    </w:p>
    <w:p w:rsidR="00000000" w:rsidDel="00000000" w:rsidP="00000000" w:rsidRDefault="00000000" w:rsidRPr="00000000" w14:paraId="0000021C">
      <w:pPr>
        <w:spacing w:after="240" w:before="240" w:lineRule="auto"/>
        <w:rPr/>
      </w:pPr>
      <w:r w:rsidDel="00000000" w:rsidR="00000000" w:rsidRPr="00000000">
        <w:rPr>
          <w:rtl w:val="0"/>
        </w:rPr>
        <w:t xml:space="preserve">In the weeks that followed, the household dynamics shifted subtly. Mom's expectations for me remained sky-high, but with Dave, she seemed to oscillate between patience and frustration.</w:t>
      </w:r>
    </w:p>
    <w:p w:rsidR="00000000" w:rsidDel="00000000" w:rsidP="00000000" w:rsidRDefault="00000000" w:rsidRPr="00000000" w14:paraId="0000021D">
      <w:pPr>
        <w:spacing w:after="240" w:before="240" w:lineRule="auto"/>
        <w:rPr/>
      </w:pPr>
      <w:r w:rsidDel="00000000" w:rsidR="00000000" w:rsidRPr="00000000">
        <w:rPr>
          <w:rtl w:val="0"/>
        </w:rPr>
        <w:t xml:space="preserve">"Dave, how many times do I have to tell you to put your dirty clothes down the chute?" she'd say, her voice carrying that teacher-tone that made both of us freeze.</w:t>
      </w:r>
    </w:p>
    <w:p w:rsidR="00000000" w:rsidDel="00000000" w:rsidP="00000000" w:rsidRDefault="00000000" w:rsidRPr="00000000" w14:paraId="0000021E">
      <w:pPr>
        <w:spacing w:after="240" w:before="240" w:lineRule="auto"/>
        <w:rPr/>
      </w:pPr>
      <w:r w:rsidDel="00000000" w:rsidR="00000000" w:rsidRPr="00000000">
        <w:rPr>
          <w:rtl w:val="0"/>
        </w:rPr>
        <w:t xml:space="preserve">"Sorry, Mom," Dave would reply, genuinely apologetic but somehow destined to forget again the next day.</w:t>
      </w:r>
    </w:p>
    <w:p w:rsidR="00000000" w:rsidDel="00000000" w:rsidP="00000000" w:rsidRDefault="00000000" w:rsidRPr="00000000" w14:paraId="0000021F">
      <w:pPr>
        <w:spacing w:after="240" w:before="240" w:lineRule="auto"/>
        <w:rPr/>
      </w:pPr>
      <w:r w:rsidDel="00000000" w:rsidR="00000000" w:rsidRPr="00000000">
        <w:rPr>
          <w:rtl w:val="0"/>
        </w:rPr>
        <w:t xml:space="preserve">Meanwhile, if I left so much as a sock on the floor, Mom's disappointment was swift and sharp.</w:t>
      </w:r>
    </w:p>
    <w:p w:rsidR="00000000" w:rsidDel="00000000" w:rsidP="00000000" w:rsidRDefault="00000000" w:rsidRPr="00000000" w14:paraId="00000220">
      <w:pPr>
        <w:spacing w:after="240" w:before="240" w:lineRule="auto"/>
        <w:rPr/>
      </w:pPr>
      <w:r w:rsidDel="00000000" w:rsidR="00000000" w:rsidRPr="00000000">
        <w:rPr>
          <w:rtl w:val="0"/>
        </w:rPr>
        <w:t xml:space="preserve">"Derrick, you know better than this."</w:t>
      </w:r>
    </w:p>
    <w:p w:rsidR="00000000" w:rsidDel="00000000" w:rsidP="00000000" w:rsidRDefault="00000000" w:rsidRPr="00000000" w14:paraId="00000221">
      <w:pPr>
        <w:spacing w:after="240" w:before="240" w:lineRule="auto"/>
        <w:rPr>
          <w:i w:val="1"/>
          <w:rPrChange w:author="June Cross" w:id="6" w:date="2025-06-30T19:48:45Z">
            <w:rPr/>
          </w:rPrChange>
        </w:rPr>
      </w:pPr>
      <w:r w:rsidDel="00000000" w:rsidR="00000000" w:rsidRPr="00000000">
        <w:rPr>
          <w:rtl w:val="0"/>
        </w:rPr>
        <w:t xml:space="preserve">I did know better. That was the problem. With knowledge came responsibility, and with responsibility came the weight of constant expectations.</w:t>
      </w:r>
      <w:ins w:author="June Cross" w:id="5" w:date="2025-06-30T19:48:45Z">
        <w:r w:rsidDel="00000000" w:rsidR="00000000" w:rsidRPr="00000000">
          <w:rPr>
            <w:i w:val="1"/>
            <w:rtl w:val="0"/>
            <w:rPrChange w:author="June Cross" w:id="6" w:date="2025-06-30T19:48:45Z">
              <w:rPr/>
            </w:rPrChange>
          </w:rPr>
          <w:t xml:space="preserve">  S</w:t>
        </w:r>
        <w:r w:rsidDel="00000000" w:rsidR="00000000" w:rsidRPr="00000000">
          <w:rPr>
            <w:i w:val="1"/>
            <w:rtl w:val="0"/>
            <w:rPrChange w:author="June Cross" w:id="6" w:date="2025-06-30T19:48:45Z">
              <w:rPr/>
            </w:rPrChange>
          </w:rPr>
          <w:t xml:space="preserve">ay more about this</w:t>
        </w:r>
      </w:ins>
      <w:r w:rsidDel="00000000" w:rsidR="00000000" w:rsidRPr="00000000">
        <w:rPr>
          <w:rtl w:val="0"/>
        </w:rPr>
      </w:r>
    </w:p>
    <w:p w:rsidR="00000000" w:rsidDel="00000000" w:rsidP="00000000" w:rsidRDefault="00000000" w:rsidRPr="00000000" w14:paraId="00000222">
      <w:pPr>
        <w:pStyle w:val="Heading3"/>
        <w:keepNext w:val="0"/>
        <w:keepLines w:val="0"/>
        <w:spacing w:after="80" w:lineRule="auto"/>
        <w:rPr/>
      </w:pPr>
      <w:bookmarkStart w:colFirst="0" w:colLast="0" w:name="_h5a2g075vflj" w:id="59"/>
      <w:bookmarkEnd w:id="59"/>
      <w:r w:rsidDel="00000000" w:rsidR="00000000" w:rsidRPr="00000000">
        <w:rPr>
          <w:rtl w:val="0"/>
        </w:rPr>
        <w:t xml:space="preserve">Summer Activities</w:t>
      </w:r>
    </w:p>
    <w:p w:rsidR="00000000" w:rsidDel="00000000" w:rsidP="00000000" w:rsidRDefault="00000000" w:rsidRPr="00000000" w14:paraId="00000223">
      <w:pPr>
        <w:spacing w:after="240" w:before="240" w:lineRule="auto"/>
        <w:rPr/>
      </w:pPr>
      <w:r w:rsidDel="00000000" w:rsidR="00000000" w:rsidRPr="00000000">
        <w:rPr>
          <w:rtl w:val="0"/>
        </w:rPr>
        <w:t xml:space="preserve">Maybe it was this constant measuring of our different abilities against her unchanging standards that drove Mom to structure our summer so completely. As if enough organized activities could somehow even us out, make us both easier to manage. Whatever her reasoning, Mom filled our days with scheduled events - Vacation Bible School, swimming lessons, Boy Scouts, educational field trips to the zoo and Michigan State Fair.</w:t>
      </w:r>
    </w:p>
    <w:p w:rsidR="00000000" w:rsidDel="00000000" w:rsidP="00000000" w:rsidRDefault="00000000" w:rsidRPr="00000000" w14:paraId="00000224">
      <w:pPr>
        <w:spacing w:after="240" w:before="240" w:lineRule="auto"/>
        <w:rPr/>
      </w:pPr>
      <w:r w:rsidDel="00000000" w:rsidR="00000000" w:rsidRPr="00000000">
        <w:rPr>
          <w:rtl w:val="0"/>
        </w:rPr>
        <w:t xml:space="preserve">At the YMCA on Woodward Avenue, we learned proper swimming strokes: freestyle, backstroke, and breaststroke. The pungent smell of chlorine turned our eyes red and made our noses burn, but Dave took to the water like he'd been born for it.</w:t>
      </w:r>
    </w:p>
    <w:p w:rsidR="00000000" w:rsidDel="00000000" w:rsidP="00000000" w:rsidRDefault="00000000" w:rsidRPr="00000000" w14:paraId="00000225">
      <w:pPr>
        <w:spacing w:after="240" w:before="240" w:lineRule="auto"/>
        <w:rPr/>
      </w:pPr>
      <w:r w:rsidDel="00000000" w:rsidR="00000000" w:rsidRPr="00000000">
        <w:rPr>
          <w:rtl w:val="0"/>
        </w:rPr>
        <w:t xml:space="preserve">I struggled with the rat races across the short side of the pool - dive in, swim across, climb out, wait for the whistle, repeat until your lungs felt ready to burst. While I calculated each stroke and worried about technique, Dave simply enjoyed the water, laughing even when he came in last.</w:t>
      </w:r>
    </w:p>
    <w:p w:rsidR="00000000" w:rsidDel="00000000" w:rsidP="00000000" w:rsidRDefault="00000000" w:rsidRPr="00000000" w14:paraId="00000226">
      <w:pPr>
        <w:spacing w:after="240" w:before="240" w:lineRule="auto"/>
        <w:rPr/>
      </w:pPr>
      <w:r w:rsidDel="00000000" w:rsidR="00000000" w:rsidRPr="00000000">
        <w:rPr>
          <w:rtl w:val="0"/>
        </w:rPr>
        <w:t xml:space="preserve">"Good job, boys!" the instructor would call, but I could see Dave's natural athleticism emerging while I remained awkwardly cerebral about everything, even swimming.</w:t>
      </w:r>
    </w:p>
    <w:p w:rsidR="00000000" w:rsidDel="00000000" w:rsidP="00000000" w:rsidRDefault="00000000" w:rsidRPr="00000000" w14:paraId="00000227">
      <w:pPr>
        <w:pStyle w:val="Heading3"/>
        <w:keepNext w:val="0"/>
        <w:keepLines w:val="0"/>
        <w:spacing w:after="80" w:lineRule="auto"/>
        <w:rPr/>
      </w:pPr>
      <w:bookmarkStart w:colFirst="0" w:colLast="0" w:name="_ck5qei536480" w:id="60"/>
      <w:bookmarkEnd w:id="60"/>
      <w:r w:rsidDel="00000000" w:rsidR="00000000" w:rsidRPr="00000000">
        <w:rPr>
          <w:rtl w:val="0"/>
        </w:rPr>
        <w:t xml:space="preserve">The Threat</w:t>
      </w:r>
    </w:p>
    <w:p w:rsidR="00000000" w:rsidDel="00000000" w:rsidP="00000000" w:rsidRDefault="00000000" w:rsidRPr="00000000" w14:paraId="00000228">
      <w:pPr>
        <w:spacing w:after="240" w:before="240" w:lineRule="auto"/>
        <w:rPr/>
      </w:pPr>
      <w:r w:rsidDel="00000000" w:rsidR="00000000" w:rsidRPr="00000000">
        <w:rPr>
          <w:rtl w:val="0"/>
        </w:rPr>
        <w:t xml:space="preserve">By the time I turned twelve, something had shifted in our house.</w:t>
      </w:r>
      <w:ins w:author="June Cross" w:id="7" w:date="2025-06-30T19:51:36Z">
        <w:r w:rsidDel="00000000" w:rsidR="00000000" w:rsidRPr="00000000">
          <w:rPr>
            <w:rtl w:val="0"/>
          </w:rPr>
          <w:t xml:space="preserve"> </w:t>
        </w:r>
        <w:r w:rsidDel="00000000" w:rsidR="00000000" w:rsidRPr="00000000">
          <w:rPr>
            <w:i w:val="1"/>
            <w:rtl w:val="0"/>
            <w:rPrChange w:author="June Cross" w:id="8" w:date="2025-06-30T19:51:36Z">
              <w:rPr/>
            </w:rPrChange>
          </w:rPr>
          <w:t xml:space="preserve">C</w:t>
        </w:r>
        <w:r w:rsidDel="00000000" w:rsidR="00000000" w:rsidRPr="00000000">
          <w:rPr>
            <w:i w:val="1"/>
            <w:rtl w:val="0"/>
            <w:rPrChange w:author="June Cross" w:id="8" w:date="2025-06-30T19:51:36Z">
              <w:rPr/>
            </w:rPrChange>
          </w:rPr>
          <w:t xml:space="preserve">an you describe the shift? The buildup of tension?  How old was your Mom Im wondering was this menopause or some underlying thing with your Dad?  We need some guidance from adult Derrick….</w:t>
        </w:r>
      </w:ins>
      <w:r w:rsidDel="00000000" w:rsidR="00000000" w:rsidRPr="00000000">
        <w:rPr>
          <w:rtl w:val="0"/>
        </w:rPr>
        <w:t xml:space="preserve"> The final straw came on a Tuesday evening when I was on the phone with a friend from school, discussing a project we were working on together.</w:t>
      </w:r>
    </w:p>
    <w:p w:rsidR="00000000" w:rsidDel="00000000" w:rsidP="00000000" w:rsidRDefault="00000000" w:rsidRPr="00000000" w14:paraId="00000229">
      <w:pPr>
        <w:spacing w:after="240" w:before="240" w:lineRule="auto"/>
        <w:rPr/>
      </w:pPr>
      <w:r w:rsidDel="00000000" w:rsidR="00000000" w:rsidRPr="00000000">
        <w:rPr>
          <w:rtl w:val="0"/>
        </w:rPr>
        <w:t xml:space="preserve">"Derrick! Get off that phone right now!" Mom's words erupted across the room. "You've been talking for twenty minutes!"</w:t>
      </w:r>
    </w:p>
    <w:p w:rsidR="00000000" w:rsidDel="00000000" w:rsidP="00000000" w:rsidRDefault="00000000" w:rsidRPr="00000000" w14:paraId="0000022A">
      <w:pPr>
        <w:spacing w:after="240" w:before="240" w:lineRule="auto"/>
        <w:rPr/>
      </w:pPr>
      <w:r w:rsidDel="00000000" w:rsidR="00000000" w:rsidRPr="00000000">
        <w:rPr>
          <w:rtl w:val="0"/>
        </w:rPr>
        <w:t xml:space="preserve">"But Mom, we're working on—"</w:t>
      </w:r>
    </w:p>
    <w:p w:rsidR="00000000" w:rsidDel="00000000" w:rsidP="00000000" w:rsidRDefault="00000000" w:rsidRPr="00000000" w14:paraId="0000022B">
      <w:pPr>
        <w:spacing w:after="240" w:before="240" w:lineRule="auto"/>
        <w:rPr/>
      </w:pPr>
      <w:r w:rsidDel="00000000" w:rsidR="00000000" w:rsidRPr="00000000">
        <w:rPr>
          <w:rtl w:val="0"/>
        </w:rPr>
        <w:t xml:space="preserve">"I don't care what you're working on. Hang up. Now."</w:t>
      </w:r>
    </w:p>
    <w:p w:rsidR="00000000" w:rsidDel="00000000" w:rsidP="00000000" w:rsidRDefault="00000000" w:rsidRPr="00000000" w14:paraId="0000022C">
      <w:pPr>
        <w:spacing w:after="240" w:before="240" w:lineRule="auto"/>
        <w:rPr/>
      </w:pPr>
      <w:r w:rsidDel="00000000" w:rsidR="00000000" w:rsidRPr="00000000">
        <w:rPr>
          <w:rtl w:val="0"/>
        </w:rPr>
        <w:t xml:space="preserve">I mumbled an apology to my friend and hung up, my face burning with embarrassment. But what really got to me was what happened next. Dave had forgotten to take out the trash again, and Mom's reaction was explosive.</w:t>
      </w:r>
    </w:p>
    <w:p w:rsidR="00000000" w:rsidDel="00000000" w:rsidP="00000000" w:rsidRDefault="00000000" w:rsidRPr="00000000" w14:paraId="0000022D">
      <w:pPr>
        <w:spacing w:after="240" w:before="240" w:lineRule="auto"/>
        <w:rPr/>
      </w:pPr>
      <w:r w:rsidDel="00000000" w:rsidR="00000000" w:rsidRPr="00000000">
        <w:rPr>
          <w:rtl w:val="0"/>
        </w:rPr>
        <w:t xml:space="preserve">"Dave! How many times do I have to tell you? You're so irresponsible! When are you going to start paying attention?"</w:t>
      </w:r>
    </w:p>
    <w:p w:rsidR="00000000" w:rsidDel="00000000" w:rsidP="00000000" w:rsidRDefault="00000000" w:rsidRPr="00000000" w14:paraId="0000022E">
      <w:pPr>
        <w:spacing w:after="240" w:before="240" w:lineRule="auto"/>
        <w:rPr/>
      </w:pPr>
      <w:r w:rsidDel="00000000" w:rsidR="00000000" w:rsidRPr="00000000">
        <w:rPr>
          <w:rtl w:val="0"/>
        </w:rPr>
        <w:t xml:space="preserve">Watching Dave's shoulders slump, seeing him shrink under her words while she'd just humiliated me in front of my friend for trying to do schoolwork - something clicked inside me. I was tired of her yelling, tired of her telling me to get off the phone, tired of her judging Dave! Enough was enough. I may not be able to shut her up, but I could shut me up.</w:t>
      </w:r>
    </w:p>
    <w:p w:rsidR="00000000" w:rsidDel="00000000" w:rsidP="00000000" w:rsidRDefault="00000000" w:rsidRPr="00000000" w14:paraId="0000022F">
      <w:pPr>
        <w:spacing w:after="240" w:before="240" w:lineRule="auto"/>
        <w:rPr/>
      </w:pPr>
      <w:r w:rsidDel="00000000" w:rsidR="00000000" w:rsidRPr="00000000">
        <w:rPr>
          <w:rtl w:val="0"/>
        </w:rPr>
        <w:t xml:space="preserve">So I stopped talking to her.</w:t>
      </w:r>
    </w:p>
    <w:p w:rsidR="00000000" w:rsidDel="00000000" w:rsidP="00000000" w:rsidRDefault="00000000" w:rsidRPr="00000000" w14:paraId="00000230">
      <w:pPr>
        <w:spacing w:after="240" w:before="240" w:lineRule="auto"/>
        <w:rPr/>
      </w:pPr>
      <w:r w:rsidDel="00000000" w:rsidR="00000000" w:rsidRPr="00000000">
        <w:rPr>
          <w:rtl w:val="0"/>
        </w:rPr>
        <w:t xml:space="preserve">Not completely - I wasn't stupid enough to ignore direct questions or refuse to answer when spoken to. But I gave her nothing more than she demanded. One-word answers. Shrugs. The minimum required to avoid outright defiance while making my displeasure crystal clear.</w:t>
      </w:r>
    </w:p>
    <w:p w:rsidR="00000000" w:rsidDel="00000000" w:rsidP="00000000" w:rsidRDefault="00000000" w:rsidRPr="00000000" w14:paraId="00000231">
      <w:pPr>
        <w:spacing w:after="240" w:before="240" w:lineRule="auto"/>
        <w:rPr/>
      </w:pPr>
      <w:r w:rsidDel="00000000" w:rsidR="00000000" w:rsidRPr="00000000">
        <w:rPr>
          <w:rtl w:val="0"/>
        </w:rPr>
        <w:t xml:space="preserve">"How was school, Derrick?" "Fine." "Did you finish your homework?" "Yes." "Do you want to tell me about your day?" "No."</w:t>
      </w:r>
    </w:p>
    <w:p w:rsidR="00000000" w:rsidDel="00000000" w:rsidP="00000000" w:rsidRDefault="00000000" w:rsidRPr="00000000" w14:paraId="00000232">
      <w:pPr>
        <w:spacing w:after="240" w:before="240" w:lineRule="auto"/>
        <w:rPr/>
      </w:pPr>
      <w:r w:rsidDel="00000000" w:rsidR="00000000" w:rsidRPr="00000000">
        <w:rPr>
          <w:rtl w:val="0"/>
        </w:rPr>
        <w:t xml:space="preserve">It was a cold war, and I was determined to win it. I wanted to hurt her the way she hurt Dave with her constant criticism. I wanted her to feel what it was like to be shut out, controlled, dismissed.</w:t>
      </w:r>
    </w:p>
    <w:p w:rsidR="00000000" w:rsidDel="00000000" w:rsidP="00000000" w:rsidRDefault="00000000" w:rsidRPr="00000000" w14:paraId="00000233">
      <w:pPr>
        <w:spacing w:after="240" w:before="240" w:lineRule="auto"/>
        <w:rPr/>
      </w:pPr>
      <w:r w:rsidDel="00000000" w:rsidR="00000000" w:rsidRPr="00000000">
        <w:rPr>
          <w:rtl w:val="0"/>
        </w:rPr>
        <w:t xml:space="preserve">After weeks of this treatment, Mom's frustration reached a breaking point. One afternoon, she loaded Dave and me into the car without explanation.</w:t>
      </w:r>
    </w:p>
    <w:p w:rsidR="00000000" w:rsidDel="00000000" w:rsidP="00000000" w:rsidRDefault="00000000" w:rsidRPr="00000000" w14:paraId="00000234">
      <w:pPr>
        <w:spacing w:after="240" w:before="240" w:lineRule="auto"/>
        <w:rPr/>
      </w:pPr>
      <w:r w:rsidDel="00000000" w:rsidR="00000000" w:rsidRPr="00000000">
        <w:rPr>
          <w:rtl w:val="0"/>
        </w:rPr>
        <w:t xml:space="preserve">"Where are we going?" I asked, breaking my usual silence.</w:t>
      </w:r>
    </w:p>
    <w:p w:rsidR="00000000" w:rsidDel="00000000" w:rsidP="00000000" w:rsidRDefault="00000000" w:rsidRPr="00000000" w14:paraId="00000235">
      <w:pPr>
        <w:spacing w:after="240" w:before="240" w:lineRule="auto"/>
        <w:rPr/>
      </w:pPr>
      <w:r w:rsidDel="00000000" w:rsidR="00000000" w:rsidRPr="00000000">
        <w:rPr>
          <w:rtl w:val="0"/>
        </w:rPr>
        <w:t xml:space="preserve">"You'll see," she said, her voice tight with anger.</w:t>
      </w:r>
    </w:p>
    <w:p w:rsidR="00000000" w:rsidDel="00000000" w:rsidP="00000000" w:rsidRDefault="00000000" w:rsidRPr="00000000" w14:paraId="00000236">
      <w:pPr>
        <w:spacing w:after="240" w:before="240" w:lineRule="auto"/>
        <w:rPr/>
      </w:pPr>
      <w:r w:rsidDel="00000000" w:rsidR="00000000" w:rsidRPr="00000000">
        <w:rPr>
          <w:rtl w:val="0"/>
        </w:rPr>
        <w:t xml:space="preserve">We drove through unfamiliar neighborhoods until she pulled up in front of a large home.</w:t>
      </w:r>
    </w:p>
    <w:p w:rsidR="00000000" w:rsidDel="00000000" w:rsidP="00000000" w:rsidRDefault="00000000" w:rsidRPr="00000000" w14:paraId="00000237">
      <w:pPr>
        <w:spacing w:after="240" w:before="240" w:lineRule="auto"/>
        <w:rPr/>
      </w:pPr>
      <w:r w:rsidDel="00000000" w:rsidR="00000000" w:rsidRPr="00000000">
        <w:rPr>
          <w:rtl w:val="0"/>
        </w:rPr>
        <w:t xml:space="preserve">We walked inside, and I was struck by the huge circular staircase that led to the second floor. A man came out to introduce himself - he knew we were coming, which meant Mom had planned this.</w:t>
      </w:r>
    </w:p>
    <w:p w:rsidR="00000000" w:rsidDel="00000000" w:rsidP="00000000" w:rsidRDefault="00000000" w:rsidRPr="00000000" w14:paraId="00000238">
      <w:pPr>
        <w:spacing w:after="240" w:before="240" w:lineRule="auto"/>
        <w:rPr/>
      </w:pPr>
      <w:r w:rsidDel="00000000" w:rsidR="00000000" w:rsidRPr="00000000">
        <w:rPr>
          <w:rtl w:val="0"/>
        </w:rPr>
        <w:t xml:space="preserve">"What do you do here?" Mom asked, as if she didn't already know. "What is this place?"</w:t>
      </w:r>
    </w:p>
    <w:p w:rsidR="00000000" w:rsidDel="00000000" w:rsidP="00000000" w:rsidRDefault="00000000" w:rsidRPr="00000000" w14:paraId="00000239">
      <w:pPr>
        <w:spacing w:after="240" w:before="240" w:lineRule="auto"/>
        <w:rPr/>
      </w:pPr>
      <w:r w:rsidDel="00000000" w:rsidR="00000000" w:rsidRPr="00000000">
        <w:rPr>
          <w:rtl w:val="0"/>
        </w:rPr>
        <w:t xml:space="preserve">"This is a group home for children who have gotten into trouble at home," he explained, his voice matter-of-fact as he looked at Dave and me. "Children whose parents need help managing their behavior."</w:t>
      </w:r>
    </w:p>
    <w:p w:rsidR="00000000" w:rsidDel="00000000" w:rsidP="00000000" w:rsidRDefault="00000000" w:rsidRPr="00000000" w14:paraId="0000023A">
      <w:pPr>
        <w:spacing w:after="240" w:before="240" w:lineRule="auto"/>
        <w:rPr/>
      </w:pPr>
      <w:r w:rsidDel="00000000" w:rsidR="00000000" w:rsidRPr="00000000">
        <w:rPr>
          <w:rtl w:val="0"/>
        </w:rPr>
        <w:t xml:space="preserve">"This is where children go when they can't behave at home," Mom said, her voice cold and matter-of-fact. "If you two don't start acting right, this is where you'll end up."</w:t>
      </w:r>
    </w:p>
    <w:p w:rsidR="00000000" w:rsidDel="00000000" w:rsidP="00000000" w:rsidRDefault="00000000" w:rsidRPr="00000000" w14:paraId="0000023B">
      <w:pPr>
        <w:spacing w:after="240" w:before="240" w:lineRule="auto"/>
        <w:rPr/>
      </w:pPr>
      <w:r w:rsidDel="00000000" w:rsidR="00000000" w:rsidRPr="00000000">
        <w:rPr>
          <w:rtl w:val="0"/>
        </w:rPr>
        <w:t xml:space="preserve">Dave's face went pale. I felt my stomach drop, but I refused to let her see my fear.</w:t>
      </w:r>
    </w:p>
    <w:p w:rsidR="00000000" w:rsidDel="00000000" w:rsidP="00000000" w:rsidRDefault="00000000" w:rsidRPr="00000000" w14:paraId="0000023C">
      <w:pPr>
        <w:spacing w:after="240" w:before="240" w:lineRule="auto"/>
        <w:rPr/>
      </w:pPr>
      <w:r w:rsidDel="00000000" w:rsidR="00000000" w:rsidRPr="00000000">
        <w:rPr>
          <w:rtl w:val="0"/>
        </w:rPr>
        <w:t xml:space="preserve">"Do you understand me?" she demanded.</w:t>
      </w:r>
    </w:p>
    <w:p w:rsidR="00000000" w:rsidDel="00000000" w:rsidP="00000000" w:rsidRDefault="00000000" w:rsidRPr="00000000" w14:paraId="0000023D">
      <w:pPr>
        <w:spacing w:after="240" w:before="240" w:lineRule="auto"/>
        <w:rPr/>
      </w:pPr>
      <w:r w:rsidDel="00000000" w:rsidR="00000000" w:rsidRPr="00000000">
        <w:rPr>
          <w:rtl w:val="0"/>
        </w:rPr>
        <w:t xml:space="preserve">We both nodded silently.</w:t>
      </w:r>
    </w:p>
    <w:p w:rsidR="00000000" w:rsidDel="00000000" w:rsidP="00000000" w:rsidRDefault="00000000" w:rsidRPr="00000000" w14:paraId="0000023E">
      <w:pPr>
        <w:spacing w:after="240" w:before="240" w:lineRule="auto"/>
        <w:rPr/>
      </w:pPr>
      <w:r w:rsidDel="00000000" w:rsidR="00000000" w:rsidRPr="00000000">
        <w:rPr>
          <w:rtl w:val="0"/>
        </w:rPr>
        <w:t xml:space="preserve">The drive home was quiet, but the threat hung between us like smoke. Dave's hand found mine in the back seat, both of us understanding that Mom had just shown us exactly how conditional our place in the family really was.</w:t>
      </w:r>
    </w:p>
    <w:p w:rsidR="00000000" w:rsidDel="00000000" w:rsidP="00000000" w:rsidRDefault="00000000" w:rsidRPr="00000000" w14:paraId="0000023F">
      <w:pPr>
        <w:pStyle w:val="Heading3"/>
        <w:keepNext w:val="0"/>
        <w:keepLines w:val="0"/>
        <w:spacing w:after="80" w:lineRule="auto"/>
        <w:rPr/>
      </w:pPr>
      <w:bookmarkStart w:colFirst="0" w:colLast="0" w:name="_cq937afs6ykv" w:id="61"/>
      <w:bookmarkEnd w:id="61"/>
      <w:r w:rsidDel="00000000" w:rsidR="00000000" w:rsidRPr="00000000">
        <w:rPr>
          <w:rtl w:val="0"/>
        </w:rPr>
        <w:t xml:space="preserve">Family Trips and Tensions</w:t>
      </w:r>
    </w:p>
    <w:p w:rsidR="00000000" w:rsidDel="00000000" w:rsidP="00000000" w:rsidRDefault="00000000" w:rsidRPr="00000000" w14:paraId="00000240">
      <w:pPr>
        <w:spacing w:after="240" w:before="240" w:lineRule="auto"/>
        <w:rPr/>
      </w:pPr>
      <w:r w:rsidDel="00000000" w:rsidR="00000000" w:rsidRPr="00000000">
        <w:rPr>
          <w:rtl w:val="0"/>
        </w:rPr>
        <w:t xml:space="preserve">The group home threat hung over our house like a storm cloud that summer, changing the way Dave and I moved through our daily routines. We were more careful, more compliant, but also more distant from Mom. It was against this backdrop of uneasy peace that August brought our biggest adventure yet - a family road trip that would take us all the way to Los Angeles. Dad arrived home with his treasures: the AAA Triptik and TourBook, each page a window into our upcoming journey.</w:t>
      </w:r>
    </w:p>
    <w:p w:rsidR="00000000" w:rsidDel="00000000" w:rsidP="00000000" w:rsidRDefault="00000000" w:rsidRPr="00000000" w14:paraId="00000241">
      <w:pPr>
        <w:spacing w:after="240" w:before="240" w:lineRule="auto"/>
        <w:rPr/>
      </w:pPr>
      <w:r w:rsidDel="00000000" w:rsidR="00000000" w:rsidRPr="00000000">
        <w:rPr>
          <w:rtl w:val="0"/>
        </w:rPr>
        <w:t xml:space="preserve">"Look, Dad! This hotel has a pool!" I'd exclaim, pointing excitedly to listings.</w:t>
      </w:r>
    </w:p>
    <w:p w:rsidR="00000000" w:rsidDel="00000000" w:rsidP="00000000" w:rsidRDefault="00000000" w:rsidRPr="00000000" w14:paraId="00000242">
      <w:pPr>
        <w:spacing w:after="240" w:before="240" w:lineRule="auto"/>
        <w:rPr/>
      </w:pPr>
      <w:r w:rsidDel="00000000" w:rsidR="00000000" w:rsidRPr="00000000">
        <w:rPr>
          <w:rtl w:val="0"/>
        </w:rPr>
        <w:t xml:space="preserve">"How much does it cost?" he'd ask, teaching me to balance dreams with budgets.</w:t>
      </w:r>
    </w:p>
    <w:p w:rsidR="00000000" w:rsidDel="00000000" w:rsidP="00000000" w:rsidRDefault="00000000" w:rsidRPr="00000000" w14:paraId="00000243">
      <w:pPr>
        <w:spacing w:after="240" w:before="240" w:lineRule="auto"/>
        <w:rPr/>
      </w:pPr>
      <w:r w:rsidDel="00000000" w:rsidR="00000000" w:rsidRPr="00000000">
        <w:rPr>
          <w:rtl w:val="0"/>
        </w:rPr>
        <w:t xml:space="preserve">Dad packed the car the night before so we could leave before dawn. Dave and I transformed the back seat into our traveling nest, pillows propped against doors as the engine's hum lulled us into drowsiness.</w:t>
      </w:r>
    </w:p>
    <w:p w:rsidR="00000000" w:rsidDel="00000000" w:rsidP="00000000" w:rsidRDefault="00000000" w:rsidRPr="00000000" w14:paraId="00000244">
      <w:pPr>
        <w:spacing w:after="240" w:before="240" w:lineRule="auto"/>
        <w:rPr/>
      </w:pPr>
      <w:r w:rsidDel="00000000" w:rsidR="00000000" w:rsidRPr="00000000">
        <w:rPr>
          <w:rtl w:val="0"/>
        </w:rPr>
        <w:t xml:space="preserve">But Mom had planned a detour that would change everything: Boys Town.</w:t>
      </w:r>
    </w:p>
    <w:p w:rsidR="00000000" w:rsidDel="00000000" w:rsidP="00000000" w:rsidRDefault="00000000" w:rsidRPr="00000000" w14:paraId="00000245">
      <w:pPr>
        <w:pStyle w:val="Heading3"/>
        <w:keepNext w:val="0"/>
        <w:keepLines w:val="0"/>
        <w:spacing w:after="80" w:lineRule="auto"/>
        <w:rPr/>
      </w:pPr>
      <w:bookmarkStart w:colFirst="0" w:colLast="0" w:name="_fyg3dnywjo6u" w:id="62"/>
      <w:bookmarkEnd w:id="62"/>
      <w:r w:rsidDel="00000000" w:rsidR="00000000" w:rsidRPr="00000000">
        <w:rPr>
          <w:rtl w:val="0"/>
        </w:rPr>
        <w:t xml:space="preserve">He Ain't Heavy</w:t>
      </w:r>
    </w:p>
    <w:p w:rsidR="00000000" w:rsidDel="00000000" w:rsidP="00000000" w:rsidRDefault="00000000" w:rsidRPr="00000000" w14:paraId="00000246">
      <w:pPr>
        <w:spacing w:after="240" w:before="240" w:lineRule="auto"/>
        <w:rPr/>
      </w:pPr>
      <w:commentRangeStart w:id="18"/>
      <w:r w:rsidDel="00000000" w:rsidR="00000000" w:rsidRPr="00000000">
        <w:rPr>
          <w:rtl w:val="0"/>
        </w:rPr>
        <w:t xml:space="preserve">The bronze statue loomed before us under the Midwest sun, its surface almost glowing in the heat. One boy carried another on his back, frozen mid-step for eternity. I read the inscription carved in the stone base: "He ain't heavy, Mister... he's m' brother!"</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tl w:val="0"/>
        </w:rPr>
        <w:t xml:space="preserve">A little kid nearby pulled at his mother's sleeve.</w:t>
      </w:r>
    </w:p>
    <w:p w:rsidR="00000000" w:rsidDel="00000000" w:rsidP="00000000" w:rsidRDefault="00000000" w:rsidRPr="00000000" w14:paraId="00000248">
      <w:pPr>
        <w:spacing w:after="240" w:before="240" w:lineRule="auto"/>
        <w:rPr/>
      </w:pPr>
      <w:r w:rsidDel="00000000" w:rsidR="00000000" w:rsidRPr="00000000">
        <w:rPr>
          <w:rtl w:val="0"/>
        </w:rPr>
        <w:t xml:space="preserve">"Why's that boy carrying the other one?"</w:t>
      </w:r>
    </w:p>
    <w:p w:rsidR="00000000" w:rsidDel="00000000" w:rsidP="00000000" w:rsidRDefault="00000000" w:rsidRPr="00000000" w14:paraId="00000249">
      <w:pPr>
        <w:spacing w:after="240" w:before="240" w:lineRule="auto"/>
        <w:rPr/>
      </w:pPr>
      <w:r w:rsidDel="00000000" w:rsidR="00000000" w:rsidRPr="00000000">
        <w:rPr>
          <w:rtl w:val="0"/>
        </w:rPr>
        <w:t xml:space="preserve">"Because that's what brothers do," his mother answered. "They help each other."</w:t>
      </w:r>
    </w:p>
    <w:p w:rsidR="00000000" w:rsidDel="00000000" w:rsidP="00000000" w:rsidRDefault="00000000" w:rsidRPr="00000000" w14:paraId="0000024A">
      <w:pPr>
        <w:spacing w:after="240" w:before="240" w:lineRule="auto"/>
        <w:rPr/>
      </w:pPr>
      <w:r w:rsidDel="00000000" w:rsidR="00000000" w:rsidRPr="00000000">
        <w:rPr>
          <w:rtl w:val="0"/>
        </w:rPr>
        <w:t xml:space="preserve">Dave's face was expressionless, almost like he was asleep except his eyes were wide open. The statue boys stared past us toward something we couldn't see, their faces serious like they knew something we didn't.</w:t>
      </w:r>
    </w:p>
    <w:p w:rsidR="00000000" w:rsidDel="00000000" w:rsidP="00000000" w:rsidRDefault="00000000" w:rsidRPr="00000000" w14:paraId="0000024B">
      <w:pPr>
        <w:spacing w:after="240" w:before="240" w:lineRule="auto"/>
        <w:rPr/>
      </w:pPr>
      <w:r w:rsidDel="00000000" w:rsidR="00000000" w:rsidRPr="00000000">
        <w:rPr>
          <w:rtl w:val="0"/>
        </w:rPr>
        <w:t xml:space="preserve">My pulse raced, pressure built in my chest, and a lump formed in my throat that made it impossible to speak.</w:t>
      </w:r>
    </w:p>
    <w:p w:rsidR="00000000" w:rsidDel="00000000" w:rsidP="00000000" w:rsidRDefault="00000000" w:rsidRPr="00000000" w14:paraId="0000024C">
      <w:pPr>
        <w:spacing w:after="240" w:before="240" w:lineRule="auto"/>
        <w:rPr/>
      </w:pPr>
      <w:r w:rsidDel="00000000" w:rsidR="00000000" w:rsidRPr="00000000">
        <w:rPr>
          <w:rtl w:val="0"/>
        </w:rPr>
        <w:t xml:space="preserve">Mom rested her hand on Dave's shoulder, but I saw the slight tension in his posture. Around us, other families snapped photos and chatted, but as Mom encouraged us to walk around and explore, Dave and I remained silent.</w:t>
      </w:r>
    </w:p>
    <w:p w:rsidR="00000000" w:rsidDel="00000000" w:rsidP="00000000" w:rsidRDefault="00000000" w:rsidRPr="00000000" w14:paraId="0000024D">
      <w:pPr>
        <w:spacing w:after="240" w:before="240" w:lineRule="auto"/>
        <w:rPr/>
      </w:pPr>
      <w:r w:rsidDel="00000000" w:rsidR="00000000" w:rsidRPr="00000000">
        <w:rPr>
          <w:rtl w:val="0"/>
        </w:rPr>
        <w:t xml:space="preserve">The tour guide's voice drifted across the courtyard, talking about Father Flanagan and how Boys Town started - a place for boys who had nowhere else to go. Boys who needed homes. Boys like... like Dave?</w:t>
      </w:r>
    </w:p>
    <w:p w:rsidR="00000000" w:rsidDel="00000000" w:rsidP="00000000" w:rsidRDefault="00000000" w:rsidRPr="00000000" w14:paraId="0000024E">
      <w:pPr>
        <w:spacing w:after="240" w:before="240" w:lineRule="auto"/>
        <w:rPr/>
      </w:pPr>
      <w:r w:rsidDel="00000000" w:rsidR="00000000" w:rsidRPr="00000000">
        <w:rPr>
          <w:rtl w:val="0"/>
        </w:rPr>
        <w:t xml:space="preserve">I couldn't meet Dave's eyes, afraid of what I might see there. Did he think this was why we'd stopped? </w:t>
      </w:r>
      <w:commentRangeStart w:id="19"/>
      <w:r w:rsidDel="00000000" w:rsidR="00000000" w:rsidRPr="00000000">
        <w:rPr>
          <w:rtl w:val="0"/>
        </w:rPr>
        <w:t xml:space="preserve">Did he worry that Mom and Dad were reconsidering? That maybe two boys were too much trouble after all?</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24F">
      <w:pPr>
        <w:spacing w:after="240" w:before="240" w:lineRule="auto"/>
        <w:rPr/>
      </w:pPr>
      <w:r w:rsidDel="00000000" w:rsidR="00000000" w:rsidRPr="00000000">
        <w:rPr>
          <w:rtl w:val="0"/>
        </w:rPr>
        <w:t xml:space="preserve">The questions I couldn't ask hung between us like the summer heat, thick and suffocating.</w:t>
      </w:r>
    </w:p>
    <w:p w:rsidR="00000000" w:rsidDel="00000000" w:rsidP="00000000" w:rsidRDefault="00000000" w:rsidRPr="00000000" w14:paraId="00000250">
      <w:pPr>
        <w:pStyle w:val="Heading3"/>
        <w:keepNext w:val="0"/>
        <w:keepLines w:val="0"/>
        <w:spacing w:after="80" w:lineRule="auto"/>
        <w:rPr/>
      </w:pPr>
      <w:bookmarkStart w:colFirst="0" w:colLast="0" w:name="_j2yj5nxq0f4n" w:id="63"/>
      <w:bookmarkEnd w:id="63"/>
      <w:r w:rsidDel="00000000" w:rsidR="00000000" w:rsidRPr="00000000">
        <w:rPr>
          <w:rtl w:val="0"/>
        </w:rPr>
        <w:t xml:space="preserve">The Quiet Drive</w:t>
      </w:r>
    </w:p>
    <w:p w:rsidR="00000000" w:rsidDel="00000000" w:rsidP="00000000" w:rsidRDefault="00000000" w:rsidRPr="00000000" w14:paraId="00000251">
      <w:pPr>
        <w:spacing w:after="240" w:before="240" w:lineRule="auto"/>
        <w:rPr/>
      </w:pPr>
      <w:r w:rsidDel="00000000" w:rsidR="00000000" w:rsidRPr="00000000">
        <w:rPr>
          <w:rtl w:val="0"/>
        </w:rPr>
        <w:t xml:space="preserve">The drive away from Boys Town was subdued. Even the radio seemed muted, its songs blending with the endless cornfields outside our windows. In the back seat, Dave's hand found mine - a simple gesture that carried everything we couldn't say aloud.</w:t>
      </w:r>
    </w:p>
    <w:p w:rsidR="00000000" w:rsidDel="00000000" w:rsidP="00000000" w:rsidRDefault="00000000" w:rsidRPr="00000000" w14:paraId="00000252">
      <w:pPr>
        <w:spacing w:after="240" w:before="240" w:lineRule="auto"/>
        <w:rPr/>
      </w:pPr>
      <w:r w:rsidDel="00000000" w:rsidR="00000000" w:rsidRPr="00000000">
        <w:rPr>
          <w:rtl w:val="0"/>
        </w:rPr>
        <w:t xml:space="preserve">We were different boys from different places, but we were real brothers now. Whatever Boys Town represented, whatever fears it had stirred up, we belonged to each other and to this family traveling west together.</w:t>
      </w:r>
    </w:p>
    <w:p w:rsidR="00000000" w:rsidDel="00000000" w:rsidP="00000000" w:rsidRDefault="00000000" w:rsidRPr="00000000" w14:paraId="00000253">
      <w:pPr>
        <w:spacing w:after="240" w:before="240" w:lineRule="auto"/>
        <w:rPr/>
      </w:pPr>
      <w:r w:rsidDel="00000000" w:rsidR="00000000" w:rsidRPr="00000000">
        <w:rPr>
          <w:rtl w:val="0"/>
        </w:rPr>
        <w:t xml:space="preserve">Our westward journey ended in Denver. Dad, too tired to continue and unwilling to let Mom drive, declared Los Angeles a destination for another time.</w:t>
      </w:r>
    </w:p>
    <w:p w:rsidR="00000000" w:rsidDel="00000000" w:rsidP="00000000" w:rsidRDefault="00000000" w:rsidRPr="00000000" w14:paraId="00000254">
      <w:pPr>
        <w:spacing w:after="240" w:before="240" w:lineRule="auto"/>
        <w:rPr/>
      </w:pPr>
      <w:r w:rsidDel="00000000" w:rsidR="00000000" w:rsidRPr="00000000">
        <w:rPr>
          <w:rtl w:val="0"/>
        </w:rPr>
        <w:t xml:space="preserve">That night in the motel, Dave's steady breathing next to me felt different somehow. The statue boys' faces kept appearing in my mind - one carrying the other, the weight shared between them.</w:t>
      </w:r>
    </w:p>
    <w:p w:rsidR="00000000" w:rsidDel="00000000" w:rsidP="00000000" w:rsidRDefault="00000000" w:rsidRPr="00000000" w14:paraId="00000255">
      <w:pPr>
        <w:spacing w:after="240" w:before="240" w:lineRule="auto"/>
        <w:rPr/>
      </w:pPr>
      <w:r w:rsidDel="00000000" w:rsidR="00000000" w:rsidRPr="00000000">
        <w:rPr>
          <w:rtl w:val="0"/>
        </w:rPr>
        <w:t xml:space="preserve">I thought about Mom's struggles to parent two such different boys, about the way Dave and I had each found our own ways to earn love and approval. I thought about Dad's bowling alley and the spaces where he went to be himself, away from Mom's expectations and our needs.</w:t>
      </w:r>
    </w:p>
    <w:p w:rsidR="00000000" w:rsidDel="00000000" w:rsidP="00000000" w:rsidRDefault="00000000" w:rsidRPr="00000000" w14:paraId="00000256">
      <w:pPr>
        <w:spacing w:after="240" w:before="240" w:lineRule="auto"/>
        <w:rPr/>
      </w:pPr>
      <w:r w:rsidDel="00000000" w:rsidR="00000000" w:rsidRPr="00000000">
        <w:rPr>
          <w:rtl w:val="0"/>
        </w:rPr>
        <w:t xml:space="preserve">But mostly I thought about Dave's hand in mine during that quiet drive, and how being brothers meant something deeper than either of us fully understood yet.</w:t>
      </w:r>
    </w:p>
    <w:p w:rsidR="00000000" w:rsidDel="00000000" w:rsidP="00000000" w:rsidRDefault="00000000" w:rsidRPr="00000000" w14:paraId="00000257">
      <w:pPr>
        <w:spacing w:after="240" w:before="240" w:lineRule="auto"/>
        <w:rPr/>
      </w:pPr>
      <w:r w:rsidDel="00000000" w:rsidR="00000000" w:rsidRPr="00000000">
        <w:rPr>
          <w:rtl w:val="0"/>
        </w:rPr>
        <w:t xml:space="preserve">Dave and I  were learning that families are complicated, that love comes in different forms, </w:t>
      </w:r>
      <w:commentRangeStart w:id="20"/>
      <w:r w:rsidDel="00000000" w:rsidR="00000000" w:rsidRPr="00000000">
        <w:rPr>
          <w:rtl w:val="0"/>
        </w:rPr>
        <w:t xml:space="preserve">and that sometimes the people who care about you most are also the ones who struggle most to know what to do with you.</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258">
      <w:pPr>
        <w:spacing w:after="240" w:before="240" w:lineRule="auto"/>
        <w:rPr/>
      </w:pPr>
      <w:r w:rsidDel="00000000" w:rsidR="00000000" w:rsidRPr="00000000">
        <w:rPr>
          <w:rtl w:val="0"/>
        </w:rPr>
        <w:t xml:space="preserve">But we were learning it together, and that made all the difference.</w:t>
      </w:r>
    </w:p>
    <w:p w:rsidR="00000000" w:rsidDel="00000000" w:rsidP="00000000" w:rsidRDefault="00000000" w:rsidRPr="00000000" w14:paraId="00000259">
      <w:pPr>
        <w:pStyle w:val="Heading3"/>
        <w:keepNext w:val="0"/>
        <w:keepLines w:val="0"/>
        <w:spacing w:after="80" w:lineRule="auto"/>
        <w:rPr/>
      </w:pPr>
      <w:bookmarkStart w:colFirst="0" w:colLast="0" w:name="_cmgj8e74ns91" w:id="64"/>
      <w:bookmarkEnd w:id="64"/>
      <w:r w:rsidDel="00000000" w:rsidR="00000000" w:rsidRPr="00000000">
        <w:rPr>
          <w:rtl w:val="0"/>
        </w:rPr>
        <w:t xml:space="preserve">Finding My Way</w:t>
      </w:r>
    </w:p>
    <w:p w:rsidR="00000000" w:rsidDel="00000000" w:rsidP="00000000" w:rsidRDefault="00000000" w:rsidRPr="00000000" w14:paraId="0000025A">
      <w:pPr>
        <w:spacing w:after="240" w:before="240" w:lineRule="auto"/>
        <w:rPr/>
      </w:pPr>
      <w:r w:rsidDel="00000000" w:rsidR="00000000" w:rsidRPr="00000000">
        <w:rPr>
          <w:rtl w:val="0"/>
        </w:rPr>
        <w:t xml:space="preserve">Back home from our truncated trip, </w:t>
      </w:r>
      <w:commentRangeStart w:id="21"/>
      <w:r w:rsidDel="00000000" w:rsidR="00000000" w:rsidRPr="00000000">
        <w:rPr>
          <w:rtl w:val="0"/>
        </w:rPr>
        <w:t xml:space="preserve">something had shifted inside me</w:t>
      </w:r>
      <w:commentRangeEnd w:id="21"/>
      <w:r w:rsidDel="00000000" w:rsidR="00000000" w:rsidRPr="00000000">
        <w:commentReference w:id="21"/>
      </w:r>
      <w:r w:rsidDel="00000000" w:rsidR="00000000" w:rsidRPr="00000000">
        <w:rPr>
          <w:rtl w:val="0"/>
        </w:rPr>
        <w:t xml:space="preserve">. The group home visit, the Boys Town statue, the weight of being the "difficult" one - it all pressed down like a stone in my chest. I went straight to my room, then slipped out the back door to the park. The familiar sounds of kids playing, the creak of swings, the thud of basketballs - it all felt safer than the quiet tension inside our house.</w:t>
      </w:r>
    </w:p>
    <w:p w:rsidR="00000000" w:rsidDel="00000000" w:rsidP="00000000" w:rsidRDefault="00000000" w:rsidRPr="00000000" w14:paraId="0000025B">
      <w:pPr>
        <w:spacing w:after="240" w:before="240" w:lineRule="auto"/>
        <w:rPr/>
      </w:pPr>
      <w:r w:rsidDel="00000000" w:rsidR="00000000" w:rsidRPr="00000000">
        <w:rPr>
          <w:rtl w:val="0"/>
        </w:rPr>
        <w:t xml:space="preserve">I hung from the jungle gym, stretching my body, breathing deeply to calm myself.</w:t>
      </w:r>
    </w:p>
    <w:p w:rsidR="00000000" w:rsidDel="00000000" w:rsidP="00000000" w:rsidRDefault="00000000" w:rsidRPr="00000000" w14:paraId="0000025C">
      <w:pPr>
        <w:spacing w:after="240" w:before="240" w:lineRule="auto"/>
        <w:rPr/>
      </w:pPr>
      <w:r w:rsidDel="00000000" w:rsidR="00000000" w:rsidRPr="00000000">
        <w:rPr>
          <w:rtl w:val="0"/>
        </w:rPr>
        <w:t xml:space="preserve">Then I got on the swings. I used to be afraid of swinging high, afraid that I would fall off. But not today. Today, I wanted to go higher than ever. As I kicked my feet out and back, I felt the old painted wooden seat creak against the metal hooks that attached it to the chains. The wood would not crack. The chains would not break. I would not fall. Not today. Not ever.</w:t>
      </w:r>
    </w:p>
    <w:p w:rsidR="00000000" w:rsidDel="00000000" w:rsidP="00000000" w:rsidRDefault="00000000" w:rsidRPr="00000000" w14:paraId="0000025D">
      <w:pPr>
        <w:spacing w:after="240" w:before="240" w:lineRule="auto"/>
        <w:rPr/>
      </w:pPr>
      <w:r w:rsidDel="00000000" w:rsidR="00000000" w:rsidRPr="00000000">
        <w:rPr>
          <w:rtl w:val="0"/>
        </w:rPr>
        <w:t xml:space="preserve">I didn't know it yet, but Walter's invitation to U of D High would become my escape route - not just from Mom's expectations, but from the version of myself that everyone at home thought they knew.</w:t>
      </w:r>
    </w:p>
    <w:p w:rsidR="00000000" w:rsidDel="00000000" w:rsidP="00000000" w:rsidRDefault="00000000" w:rsidRPr="00000000" w14:paraId="0000025E">
      <w:pPr>
        <w:spacing w:after="240" w:before="240" w:lineRule="auto"/>
        <w:rPr/>
      </w:pPr>
      <w:r w:rsidDel="00000000" w:rsidR="00000000" w:rsidRPr="00000000">
        <w:rPr>
          <w:rtl w:val="0"/>
        </w:rPr>
      </w:r>
    </w:p>
    <w:p w:rsidR="00000000" w:rsidDel="00000000" w:rsidP="00000000" w:rsidRDefault="00000000" w:rsidRPr="00000000" w14:paraId="0000025F">
      <w:pPr>
        <w:spacing w:after="240" w:before="240" w:lineRule="auto"/>
        <w:rPr/>
      </w:pPr>
      <w:r w:rsidDel="00000000" w:rsidR="00000000" w:rsidRPr="00000000">
        <w:rPr>
          <w:rtl w:val="0"/>
        </w:rPr>
      </w:r>
    </w:p>
    <w:p w:rsidR="00000000" w:rsidDel="00000000" w:rsidP="00000000" w:rsidRDefault="00000000" w:rsidRPr="00000000" w14:paraId="00000260">
      <w:pPr>
        <w:spacing w:after="240" w:before="240" w:lineRule="auto"/>
        <w:rPr/>
      </w:pPr>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262">
      <w:pPr>
        <w:spacing w:after="240" w:before="240" w:lineRule="auto"/>
        <w:jc w:val="center"/>
        <w:rPr>
          <w:b w:val="1"/>
        </w:rPr>
      </w:pPr>
      <w:r w:rsidDel="00000000" w:rsidR="00000000" w:rsidRPr="00000000">
        <w:rPr>
          <w:b w:val="1"/>
        </w:rPr>
        <w:drawing>
          <wp:inline distB="114300" distT="114300" distL="114300" distR="114300">
            <wp:extent cx="5324475" cy="5311187"/>
            <wp:effectExtent b="38100" l="38100" r="38100" t="38100"/>
            <wp:docPr id="8" name="image8.jpg"/>
            <a:graphic>
              <a:graphicData uri="http://schemas.openxmlformats.org/drawingml/2006/picture">
                <pic:pic>
                  <pic:nvPicPr>
                    <pic:cNvPr id="0" name="image8.jpg"/>
                    <pic:cNvPicPr preferRelativeResize="0"/>
                  </pic:nvPicPr>
                  <pic:blipFill>
                    <a:blip r:embed="rId20"/>
                    <a:srcRect b="5666" l="6031" r="5238" t="5056"/>
                    <a:stretch>
                      <a:fillRect/>
                    </a:stretch>
                  </pic:blipFill>
                  <pic:spPr>
                    <a:xfrm>
                      <a:off x="0" y="0"/>
                      <a:ext cx="5324475" cy="5311187"/>
                    </a:xfrm>
                    <a:prstGeom prst="rect"/>
                    <a:ln w="38100">
                      <a:solidFill>
                        <a:srgbClr val="000000"/>
                      </a:solidFill>
                      <a:prstDash val="solid"/>
                    </a:ln>
                  </pic:spPr>
                </pic:pic>
              </a:graphicData>
            </a:graphic>
          </wp:inline>
        </w:drawing>
      </w:r>
      <w:r w:rsidDel="00000000" w:rsidR="00000000" w:rsidRPr="00000000">
        <w:rPr>
          <w:b w:val="1"/>
          <w:rtl w:val="0"/>
        </w:rPr>
        <w:br w:type="textWrapping"/>
        <w:t xml:space="preserve">Dave’s Birthday, November 1975</w:t>
        <w:br w:type="textWrapping"/>
        <w:t xml:space="preserve">Front Row: David Ragland (left), Dave Burns, unknown</w:t>
        <w:br w:type="textWrapping"/>
        <w:t xml:space="preserve">Back Row: Glenn Burch (left), Derrick Burns, unknown</w:t>
      </w:r>
    </w:p>
    <w:p xmlns:a="http://schemas.openxmlformats.org/drawingml/2006/main" xmlns:pic="http://schemas.openxmlformats.org/drawingml/2006/picture" w:rsidR="00000000" w:rsidDel="00000000" w:rsidP="00000000" w:rsidRDefault="00000000" w:rsidRPr="00000000" w14:paraId="00000263">
      <w:pPr>
        <w:spacing w:after="240" w:before="240" w:lineRule="auto"/>
        <w:jc w:val="center"/>
        <w:rPr/>
      </w:pPr>
      <w:r w:rsidDel="00000000" w:rsidR="00000000" w:rsidRPr="00000000">
        <w:rPr>
          <w:b w:val="1"/>
        </w:rPr>
        <w:drawing>
          <wp:inline distB="114300" distT="114300" distL="114300" distR="114300">
            <wp:extent cx="5195888" cy="4009773"/>
            <wp:effectExtent b="38100" l="38100" r="38100" t="38100"/>
            <wp:docPr id="31" name="image26.jpg"/>
            <a:graphic>
              <a:graphicData uri="http://schemas.openxmlformats.org/drawingml/2006/picture">
                <pic:pic>
                  <pic:nvPicPr>
                    <pic:cNvPr id="0" name="image26.jpg"/>
                    <pic:cNvPicPr preferRelativeResize="0"/>
                  </pic:nvPicPr>
                  <pic:blipFill>
                    <a:blip r:embed="rId21"/>
                    <a:srcRect b="4519" l="3523" r="3363" t="5557"/>
                    <a:stretch>
                      <a:fillRect/>
                    </a:stretch>
                  </pic:blipFill>
                  <pic:spPr>
                    <a:xfrm>
                      <a:off x="0" y="0"/>
                      <a:ext cx="5195888" cy="4009773"/>
                    </a:xfrm>
                    <a:prstGeom prst="rect"/>
                    <a:ln w="38100">
                      <a:solidFill>
                        <a:srgbClr val="000000"/>
                      </a:solidFill>
                      <a:prstDash val="solid"/>
                    </a:ln>
                  </pic:spPr>
                </pic:pic>
              </a:graphicData>
            </a:graphic>
          </wp:inline>
        </w:drawing>
      </w:r>
      <w:r w:rsidDel="00000000" w:rsidR="00000000" w:rsidRPr="00000000">
        <w:rPr>
          <w:b w:val="1"/>
          <w:rtl w:val="0"/>
        </w:rPr>
        <w:br w:type="textWrapping"/>
        <w:t xml:space="preserve">Sojourner Truth Projects, 1942 </w:t>
        <w:br w:type="textWrapping"/>
        <w:t xml:space="preserve">https://www.loc.gov/resource/fsa.8d13617/</w:t>
      </w:r>
      <w:r w:rsidDel="00000000" w:rsidR="00000000" w:rsidRPr="00000000">
        <w:rPr>
          <w:rtl w:val="0"/>
        </w:rPr>
      </w:r>
    </w:p>
    <w:p w:rsidR="00000000" w:rsidDel="00000000" w:rsidP="00000000" w:rsidRDefault="00000000" w:rsidRPr="00000000" w14:paraId="00000264">
      <w:pPr>
        <w:spacing w:after="240" w:before="240" w:lineRule="auto"/>
        <w:rPr/>
      </w:pP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