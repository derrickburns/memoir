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6C8">
      <w:pPr>
        <w:pStyle w:val="Heading2"/>
        <w:keepNext w:val="0"/>
        <w:keepLines w:val="0"/>
        <w:spacing w:before="480" w:lineRule="auto"/>
        <w:rPr/>
      </w:pPr>
      <w:bookmarkStart w:colFirst="0" w:colLast="0" w:name="_v8fobgyrtxi3" w:id="144"/>
      <w:bookmarkEnd w:id="144"/>
      <w:r w:rsidDel="00000000" w:rsidR="00000000" w:rsidRPr="00000000">
        <w:rPr>
          <w:rtl w:val="0"/>
        </w:rPr>
        <w:t xml:space="preserve">Chapter 20: What Love Complicates</w:t>
      </w:r>
    </w:p>
    <w:p w:rsidR="00000000" w:rsidDel="00000000" w:rsidP="00000000" w:rsidRDefault="00000000" w:rsidRPr="00000000" w14:paraId="000006C9">
      <w:pPr>
        <w:pStyle w:val="Heading3"/>
        <w:keepNext w:val="0"/>
        <w:keepLines w:val="0"/>
        <w:spacing w:after="80" w:lineRule="auto"/>
        <w:rPr/>
      </w:pPr>
      <w:bookmarkStart w:colFirst="0" w:colLast="0" w:name="_pu5h49scva1q" w:id="145"/>
      <w:bookmarkEnd w:id="145"/>
      <w:r w:rsidDel="00000000" w:rsidR="00000000" w:rsidRPr="00000000">
        <w:rPr>
          <w:rtl w:val="0"/>
        </w:rPr>
        <w:t xml:space="preserve">First Meeting - July 1997</w:t>
      </w:r>
    </w:p>
    <w:p w:rsidR="00000000" w:rsidDel="00000000" w:rsidP="00000000" w:rsidRDefault="00000000" w:rsidRPr="00000000" w14:paraId="000006CA">
      <w:pPr>
        <w:spacing w:after="240" w:before="240" w:lineRule="auto"/>
        <w:rPr/>
      </w:pPr>
      <w:r w:rsidDel="00000000" w:rsidR="00000000" w:rsidRPr="00000000">
        <w:rPr>
          <w:rtl w:val="0"/>
        </w:rPr>
        <w:t xml:space="preserve">Very few of us can recall meeting our mother for the first time. The concept seems odd. She is the woman who's there from the literal start of life. So when I say, "I can recall meeting my birth mother for the first time," it feels as strange to me as it might to you.</w:t>
      </w:r>
    </w:p>
    <w:p w:rsidR="00000000" w:rsidDel="00000000" w:rsidP="00000000" w:rsidRDefault="00000000" w:rsidRPr="00000000" w14:paraId="000006CB">
      <w:pPr>
        <w:spacing w:after="240" w:before="240" w:lineRule="auto"/>
        <w:rPr/>
      </w:pPr>
      <w:r w:rsidDel="00000000" w:rsidR="00000000" w:rsidRPr="00000000">
        <w:rPr>
          <w:rtl w:val="0"/>
        </w:rPr>
        <w:t xml:space="preserve">After receiving her letter in June, I began calling her "Marcia," as we had agreed. We arranged to meet in early July at her apartment in Birmingham, Michigan. As I hung up the phone after our brief conversation, a wave of nerves hit me. What would she think of me? How would I feel when I finally saw her face? A part of me longed to close the gap between us, but another part of me was terrified of what I might find when I did.</w:t>
      </w:r>
    </w:p>
    <w:p w:rsidR="00000000" w:rsidDel="00000000" w:rsidP="00000000" w:rsidRDefault="00000000" w:rsidRPr="00000000" w14:paraId="000006CC">
      <w:pPr>
        <w:spacing w:after="240" w:before="240" w:lineRule="auto"/>
        <w:rPr/>
      </w:pPr>
      <w:r w:rsidDel="00000000" w:rsidR="00000000" w:rsidRPr="00000000">
        <w:rPr>
          <w:rtl w:val="0"/>
        </w:rPr>
        <w:t xml:space="preserve">The days leading up to our meeting were filled with conflicting emotions. I found myself wondering which traits I had inherited from her, beyond the physical resemblance I'd seen in her yearbook photo. Did she share my analytical mind? My occasional bouts of melancholy? My love of puzzles and problem-solving? Or would we be strangers in every way except biology?</w:t>
      </w:r>
    </w:p>
    <w:p w:rsidR="00000000" w:rsidDel="00000000" w:rsidP="00000000" w:rsidRDefault="00000000" w:rsidRPr="00000000" w14:paraId="000006CD">
      <w:pPr>
        <w:spacing w:after="240" w:before="240" w:lineRule="auto"/>
        <w:rPr/>
      </w:pPr>
      <w:r w:rsidDel="00000000" w:rsidR="00000000" w:rsidRPr="00000000">
        <w:rPr>
          <w:rtl w:val="0"/>
        </w:rPr>
        <w:t xml:space="preserve">I also thought about what this meeting might mean for my relationship with Mom and Dad, who had raised me. They had been supportive of my search, but I wondered if they felt any sense of loss or worry. Mom had initiated my search </w:t>
      </w:r>
      <w:ins w:author="June Cross" w:id="35" w:date="2025-07-03T23:15:39Z">
        <w:r w:rsidDel="00000000" w:rsidR="00000000" w:rsidRPr="00000000">
          <w:rPr>
            <w:rtl w:val="0"/>
          </w:rPr>
          <w:t xml:space="preserve">seven(?)</w:t>
        </w:r>
      </w:ins>
      <w:r w:rsidDel="00000000" w:rsidR="00000000" w:rsidRPr="00000000">
        <w:rPr>
          <w:rtl w:val="0"/>
        </w:rPr>
        <w:t xml:space="preserve">years earlier, a gesture of profound generosity that showed she understood my love for her wouldn't diminish.</w:t>
      </w:r>
    </w:p>
    <w:p w:rsidR="00000000" w:rsidDel="00000000" w:rsidP="00000000" w:rsidRDefault="00000000" w:rsidRPr="00000000" w14:paraId="000006CE">
      <w:pPr>
        <w:spacing w:after="240" w:before="240" w:lineRule="auto"/>
        <w:rPr/>
      </w:pPr>
      <w:r w:rsidDel="00000000" w:rsidR="00000000" w:rsidRPr="00000000">
        <w:rPr>
          <w:rtl w:val="0"/>
        </w:rPr>
        <w:t xml:space="preserve">Approaching Marcia's Woodward Avenue apartment, I felt a mix of excitement and trepidation. Though she knew I existed, I still expected her to be in shock. Our reunion was decades in the making, seven years of my searching, 33 years of her fearing discovery.</w:t>
      </w:r>
    </w:p>
    <w:p w:rsidR="00000000" w:rsidDel="00000000" w:rsidP="00000000" w:rsidRDefault="00000000" w:rsidRPr="00000000" w14:paraId="000006CF">
      <w:pPr>
        <w:spacing w:after="240" w:before="240" w:lineRule="auto"/>
        <w:rPr/>
      </w:pPr>
      <w:r w:rsidDel="00000000" w:rsidR="00000000" w:rsidRPr="00000000">
        <w:rPr>
          <w:rtl w:val="0"/>
        </w:rPr>
        <w:t xml:space="preserve">I rang the bell, my heart pounding. Moments later, the door swung open, and there she was, Marcia, the woman whose face I had studied in the Mumford High School yearbook, the same striking figure from the photos she'd sent me. Those images captured her in happier times, moments filled with joy, fun, and the kind of normalcy that seemed distant now. But this moment was anything but normal. Awkwardness lingered in the air, a tension shaped by decades of separation and unspoken questions.</w:t>
      </w:r>
    </w:p>
    <w:p w:rsidR="00000000" w:rsidDel="00000000" w:rsidP="00000000" w:rsidRDefault="00000000" w:rsidRPr="00000000" w14:paraId="000006D0">
      <w:pPr>
        <w:spacing w:after="240" w:before="240" w:lineRule="auto"/>
        <w:rPr/>
      </w:pPr>
      <w:r w:rsidDel="00000000" w:rsidR="00000000" w:rsidRPr="00000000">
        <w:rPr>
          <w:rtl w:val="0"/>
        </w:rPr>
        <w:t xml:space="preserve">"Hello, I'm Derrick," I offered, trying to steady my voice.</w:t>
      </w:r>
    </w:p>
    <w:p w:rsidR="00000000" w:rsidDel="00000000" w:rsidP="00000000" w:rsidRDefault="00000000" w:rsidRPr="00000000" w14:paraId="000006D1">
      <w:pPr>
        <w:spacing w:after="240" w:before="240" w:lineRule="auto"/>
        <w:rPr/>
      </w:pPr>
      <w:r w:rsidDel="00000000" w:rsidR="00000000" w:rsidRPr="00000000">
        <w:rPr>
          <w:rtl w:val="0"/>
        </w:rPr>
        <w:t xml:space="preserve">She stood silently in the entryway of her apartment, unable to speak. With a nod, she stepped aside. Inside, everything was white, the couches draped with oversized fluffy pillows, brass and glass end tables holding large lamps. Artwork lined the walls, but what caught my eye was a single photo: her daughter, my half-sister, Cara.</w:t>
      </w:r>
    </w:p>
    <w:p w:rsidR="00000000" w:rsidDel="00000000" w:rsidP="00000000" w:rsidRDefault="00000000" w:rsidRPr="00000000" w14:paraId="000006D2">
      <w:pPr>
        <w:spacing w:after="240" w:before="240" w:lineRule="auto"/>
        <w:rPr/>
      </w:pPr>
      <w:r w:rsidDel="00000000" w:rsidR="00000000" w:rsidRPr="00000000">
        <w:rPr>
          <w:rtl w:val="0"/>
        </w:rPr>
        <w:t xml:space="preserve">When she finally spoke a minute or two later, her words came slowly, as if her mouth was full of cotton.</w:t>
      </w:r>
    </w:p>
    <w:p w:rsidR="00000000" w:rsidDel="00000000" w:rsidP="00000000" w:rsidRDefault="00000000" w:rsidRPr="00000000" w14:paraId="000006D3">
      <w:pPr>
        <w:spacing w:after="240" w:before="240" w:lineRule="auto"/>
        <w:rPr/>
      </w:pPr>
      <w:r w:rsidDel="00000000" w:rsidR="00000000" w:rsidRPr="00000000">
        <w:rPr>
          <w:rtl w:val="0"/>
        </w:rPr>
        <w:t xml:space="preserve">"Let me get some water. Would you like a glass?" Her voice was soft, tentative.</w:t>
      </w:r>
    </w:p>
    <w:p w:rsidR="00000000" w:rsidDel="00000000" w:rsidP="00000000" w:rsidRDefault="00000000" w:rsidRPr="00000000" w14:paraId="000006D4">
      <w:pPr>
        <w:spacing w:after="240" w:before="240" w:lineRule="auto"/>
        <w:rPr/>
      </w:pPr>
      <w:r w:rsidDel="00000000" w:rsidR="00000000" w:rsidRPr="00000000">
        <w:rPr>
          <w:rtl w:val="0"/>
        </w:rPr>
        <w:t xml:space="preserve">"Yes, please," I said, remembering the manners Mom had taught me.</w:t>
      </w:r>
    </w:p>
    <w:p w:rsidR="00000000" w:rsidDel="00000000" w:rsidP="00000000" w:rsidRDefault="00000000" w:rsidRPr="00000000" w14:paraId="000006D5">
      <w:pPr>
        <w:spacing w:after="240" w:before="240" w:lineRule="auto"/>
        <w:rPr/>
      </w:pPr>
      <w:r w:rsidDel="00000000" w:rsidR="00000000" w:rsidRPr="00000000">
        <w:rPr>
          <w:rtl w:val="0"/>
        </w:rPr>
        <w:t xml:space="preserve">As she moved toward the kitchen, I took in her apartment. The decor reflected a refined aesthetic, abstract paintings, art books on the coffee table, soft white modern furniture. It signaled a world I understood: educated, cultured, intellectual. It was no different from the world my mother had crafted for me, no different from the one I had entered at Princeton. But in Detroit, I had never occupied these spaces when they were inhabited by white or Jewish families, familiar cultural worlds I had long observed, but never entered.</w:t>
      </w:r>
    </w:p>
    <w:p w:rsidR="00000000" w:rsidDel="00000000" w:rsidP="00000000" w:rsidRDefault="00000000" w:rsidRPr="00000000" w14:paraId="000006D6">
      <w:pPr>
        <w:spacing w:after="240" w:before="240" w:lineRule="auto"/>
        <w:rPr/>
      </w:pPr>
      <w:r w:rsidDel="00000000" w:rsidR="00000000" w:rsidRPr="00000000">
        <w:rPr>
          <w:rtl w:val="0"/>
        </w:rPr>
        <w:t xml:space="preserve">She returned with water and showed me old photos of herself, confirming what the social worker had described: stunningly beautiful, with long auburn hair and hazel eyes. In those photos, I saw the features I had inherited, the shape of her eyes, the high cheekbones, the curve of her smile.</w:t>
      </w:r>
    </w:p>
    <w:p w:rsidR="00000000" w:rsidDel="00000000" w:rsidP="00000000" w:rsidRDefault="00000000" w:rsidRPr="00000000" w14:paraId="000006D7">
      <w:pPr>
        <w:spacing w:after="240" w:before="240" w:lineRule="auto"/>
        <w:rPr/>
      </w:pPr>
      <w:r w:rsidDel="00000000" w:rsidR="00000000" w:rsidRPr="00000000">
        <w:rPr>
          <w:rtl w:val="0"/>
        </w:rPr>
        <w:t xml:space="preserve">She explained that she had lived in the apartment for a few years after returning from Connecticut following her divorce from her third husband, Lawrence. She initially went back to their home in Michigan, but on a school psychologist's income, she couldn't afford the mortgage or upkeep. I learned she taught English literature at a private school, a career she had pursued after her second divorce.</w:t>
      </w:r>
    </w:p>
    <w:p w:rsidR="00000000" w:rsidDel="00000000" w:rsidP="00000000" w:rsidRDefault="00000000" w:rsidRPr="00000000" w14:paraId="000006D8">
      <w:pPr>
        <w:spacing w:after="240" w:before="240" w:lineRule="auto"/>
        <w:rPr/>
      </w:pPr>
      <w:r w:rsidDel="00000000" w:rsidR="00000000" w:rsidRPr="00000000">
        <w:rPr>
          <w:rtl w:val="0"/>
        </w:rPr>
        <w:t xml:space="preserve">She spoke with measured calm, not guarded, but deliberate, like someone medicated just enough to stay afloat. </w:t>
      </w:r>
      <w:commentRangeStart w:id="103"/>
      <w:r w:rsidDel="00000000" w:rsidR="00000000" w:rsidRPr="00000000">
        <w:rPr>
          <w:rtl w:val="0"/>
        </w:rPr>
        <w:t xml:space="preserve">Anxiety seemed to shadow her.</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rtl w:val="0"/>
        </w:rPr>
        <w:t xml:space="preserve">She pointed to a picture of her daughter with Lawrence, Cara, who was ten years younger than me.</w:t>
      </w:r>
    </w:p>
    <w:p w:rsidR="00000000" w:rsidDel="00000000" w:rsidP="00000000" w:rsidRDefault="00000000" w:rsidRPr="00000000" w14:paraId="000006DA">
      <w:pPr>
        <w:spacing w:after="240" w:before="240" w:lineRule="auto"/>
        <w:rPr/>
      </w:pPr>
      <w:r w:rsidDel="00000000" w:rsidR="00000000" w:rsidRPr="00000000">
        <w:rPr>
          <w:rtl w:val="0"/>
        </w:rPr>
        <w:t xml:space="preserve">"That's one of the few pictures I have of Cara wearing makeup," she said, her tone slightly judgmental.</w:t>
      </w:r>
    </w:p>
    <w:p w:rsidR="00000000" w:rsidDel="00000000" w:rsidP="00000000" w:rsidRDefault="00000000" w:rsidRPr="00000000" w14:paraId="000006DB">
      <w:pPr>
        <w:spacing w:after="240" w:before="240" w:lineRule="auto"/>
        <w:rPr/>
      </w:pPr>
      <w:r w:rsidDel="00000000" w:rsidR="00000000" w:rsidRPr="00000000">
        <w:rPr>
          <w:rtl w:val="0"/>
        </w:rPr>
        <w:t xml:space="preserve">"She is lovely," I said, looking at the photo for traces of myself.</w:t>
      </w:r>
    </w:p>
    <w:p w:rsidR="00000000" w:rsidDel="00000000" w:rsidP="00000000" w:rsidRDefault="00000000" w:rsidRPr="00000000" w14:paraId="000006DC">
      <w:pPr>
        <w:spacing w:after="240" w:before="240" w:lineRule="auto"/>
        <w:rPr/>
      </w:pPr>
      <w:commentRangeStart w:id="104"/>
      <w:r w:rsidDel="00000000" w:rsidR="00000000" w:rsidRPr="00000000">
        <w:rPr>
          <w:rtl w:val="0"/>
        </w:rPr>
        <w:t xml:space="preserve">I wondered what Cara knew of me, if she might someday want to know her half-brother.</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As I absorbed the moment, I was struck by how utterly strange it all felt. It reminded me of stepping out of the car when I arrived at Princeton, not knowing which direction to walk in, but knowing I was where I was meant to be. I knew I was about to embark on a journey without a clear destination. Though I spoke, I kept my feelings to myself. I felt oddly hollow, present, but not fully there.</w:t>
      </w:r>
    </w:p>
    <w:p w:rsidR="00000000" w:rsidDel="00000000" w:rsidP="00000000" w:rsidRDefault="00000000" w:rsidRPr="00000000" w14:paraId="000006DE">
      <w:pPr>
        <w:spacing w:after="240" w:before="240" w:lineRule="auto"/>
        <w:rPr/>
      </w:pPr>
      <w:r w:rsidDel="00000000" w:rsidR="00000000" w:rsidRPr="00000000">
        <w:rPr>
          <w:rtl w:val="0"/>
        </w:rPr>
        <w:t xml:space="preserve">Our first meeting lasted about three hours. As I left, she hugged me, brief, tentative, and heavy with decades of silence. We agreed to stay in touch, though neither of us seemed ready to define what that would mean.</w:t>
      </w:r>
    </w:p>
    <w:p w:rsidR="00000000" w:rsidDel="00000000" w:rsidP="00000000" w:rsidRDefault="00000000" w:rsidRPr="00000000" w14:paraId="000006DF">
      <w:pPr>
        <w:pStyle w:val="Heading3"/>
        <w:keepNext w:val="0"/>
        <w:keepLines w:val="0"/>
        <w:spacing w:after="80" w:lineRule="auto"/>
        <w:rPr/>
      </w:pPr>
      <w:bookmarkStart w:colFirst="0" w:colLast="0" w:name="_gkv2j0e8cxn8" w:id="146"/>
      <w:bookmarkEnd w:id="146"/>
      <w:r w:rsidDel="00000000" w:rsidR="00000000" w:rsidRPr="00000000">
        <w:rPr>
          <w:rtl w:val="0"/>
        </w:rPr>
        <w:t xml:space="preserve">The Honeymoon Phase</w:t>
      </w:r>
    </w:p>
    <w:p w:rsidR="00000000" w:rsidDel="00000000" w:rsidP="00000000" w:rsidRDefault="00000000" w:rsidRPr="00000000" w14:paraId="000006E0">
      <w:pPr>
        <w:spacing w:after="240" w:before="240" w:lineRule="auto"/>
        <w:rPr/>
      </w:pPr>
      <w:r w:rsidDel="00000000" w:rsidR="00000000" w:rsidRPr="00000000">
        <w:rPr>
          <w:rtl w:val="0"/>
        </w:rPr>
        <w:t xml:space="preserve">Over the next few months, our relationship blossomed with an intensity that surprised us both. We were hungry for knowledge of each other, eager to compress decades of absence into days and weeks of connection.</w:t>
      </w:r>
    </w:p>
    <w:p w:rsidR="00000000" w:rsidDel="00000000" w:rsidP="00000000" w:rsidRDefault="00000000" w:rsidRPr="00000000" w14:paraId="000006E1">
      <w:pPr>
        <w:spacing w:after="240" w:before="240" w:lineRule="auto"/>
        <w:rPr/>
      </w:pPr>
      <w:r w:rsidDel="00000000" w:rsidR="00000000" w:rsidRPr="00000000">
        <w:rPr>
          <w:rtl w:val="0"/>
        </w:rPr>
        <w:t xml:space="preserve">Marcia wanted to know everything about my childhood, about Gina, about my life in Detroit and at Princeton. I'd share stories for what felt like hours, and she would listen with rapt attention, perhaps trying to piece together the chapters of my life she had missed.</w:t>
      </w:r>
    </w:p>
    <w:p w:rsidR="00000000" w:rsidDel="00000000" w:rsidP="00000000" w:rsidRDefault="00000000" w:rsidRPr="00000000" w14:paraId="000006E2">
      <w:pPr>
        <w:spacing w:after="240" w:before="240" w:lineRule="auto"/>
        <w:rPr/>
      </w:pPr>
      <w:r w:rsidDel="00000000" w:rsidR="00000000" w:rsidRPr="00000000">
        <w:rPr>
          <w:rtl w:val="0"/>
        </w:rPr>
        <w:t xml:space="preserve">Soon, we were talking for hours each day as I drove to and from work. These conversations became a central part of my routine, a new relationship that consumed much of my emotional energy. The questions became more personal, her feedback more direct. I welcomed her curiosity, her fresh perspective.</w:t>
      </w:r>
    </w:p>
    <w:p w:rsidR="00000000" w:rsidDel="00000000" w:rsidP="00000000" w:rsidRDefault="00000000" w:rsidRPr="00000000" w14:paraId="000006E3">
      <w:pPr>
        <w:spacing w:after="240" w:before="240" w:lineRule="auto"/>
        <w:rPr/>
      </w:pPr>
      <w:r w:rsidDel="00000000" w:rsidR="00000000" w:rsidRPr="00000000">
        <w:rPr>
          <w:rtl w:val="0"/>
        </w:rPr>
        <w:t xml:space="preserve">I also found myself grappling with the new dimensions of my identity. Learning about my Jewish heritage opened up questions I had never considered. What did it mean to be both Black and Jewish? What does it mean to be Jewish?</w:t>
      </w:r>
    </w:p>
    <w:p w:rsidR="00000000" w:rsidDel="00000000" w:rsidP="00000000" w:rsidRDefault="00000000" w:rsidRPr="00000000" w14:paraId="000006E4">
      <w:pPr>
        <w:spacing w:after="240" w:before="240" w:lineRule="auto"/>
        <w:rPr/>
      </w:pPr>
      <w:r w:rsidDel="00000000" w:rsidR="00000000" w:rsidRPr="00000000">
        <w:rPr>
          <w:rtl w:val="0"/>
        </w:rPr>
        <w:t xml:space="preserve">I purchased books: "How To Be a Jew" by Sherwin Cohen, "The Vanishing American Jew" by Alan M. Dershowitz, "A History of the Jews in America" by Howard M. Sachar, "Telling and Remembering: A Century of Jewish Poetry" edited by Steven J. Rubin, "Jewish Renewal" by Michael Lerner, "What Do Jews Believe" by Davis S. Ariel, "What is a Jew" by Rabbi Morris N. Kertzer, and "World of Our Fathers" by Irving Howe.</w:t>
      </w:r>
    </w:p>
    <w:p w:rsidR="00000000" w:rsidDel="00000000" w:rsidP="00000000" w:rsidRDefault="00000000" w:rsidRPr="00000000" w14:paraId="000006E5">
      <w:pPr>
        <w:spacing w:after="240" w:before="240" w:lineRule="auto"/>
        <w:rPr/>
      </w:pPr>
      <w:r w:rsidDel="00000000" w:rsidR="00000000" w:rsidRPr="00000000">
        <w:rPr>
          <w:rtl w:val="0"/>
        </w:rPr>
        <w:t xml:space="preserve">I would delight in the purchase, read the first few pages, mentally catalog its value, and move on to the next shiny thing. My interest in Judaism was like my interest in climate change or the history of Cuba. I wanted the knowledge, but had no real use for it in my life. If it did not change my decisions, my actions, what good was the knowledge? Marcia was Jewish, her use of Yiddish words to me signaled her cultural affinity, but her experience was familial and cultural, not religious or historical. These treasures, my new books, offered no help with the real challenge that I faced: connecting with Marcia.</w:t>
      </w:r>
    </w:p>
    <w:p w:rsidR="00000000" w:rsidDel="00000000" w:rsidP="00000000" w:rsidRDefault="00000000" w:rsidRPr="00000000" w14:paraId="000006E6">
      <w:pPr>
        <w:spacing w:after="240" w:before="240" w:lineRule="auto"/>
        <w:rPr/>
      </w:pPr>
      <w:r w:rsidDel="00000000" w:rsidR="00000000" w:rsidRPr="00000000">
        <w:rPr>
          <w:rtl w:val="0"/>
        </w:rPr>
        <w:t xml:space="preserve">I did not integrate Judaism into my cultural practice during these years with Marcia, but I relished each new Yiddish word that she shared with me. I was a mensch one day and meshuggeneh the next. These linguistic gifts became small cultural touchpoints between us, fragments of her heritage that she passed on to me, even as we struggled to build a stable relationship. The Yiddish expressions, with their emotional richness and cultural resonance, offered a connection that went beyond our complicated personal dynamics, linking me to a heritage that was part of my biological story even if it wasn't part of my daily practice.</w:t>
      </w:r>
    </w:p>
    <w:p w:rsidR="00000000" w:rsidDel="00000000" w:rsidP="00000000" w:rsidRDefault="00000000" w:rsidRPr="00000000" w14:paraId="000006E7">
      <w:pPr>
        <w:spacing w:after="240" w:before="240" w:lineRule="auto"/>
        <w:rPr/>
      </w:pPr>
      <w:r w:rsidDel="00000000" w:rsidR="00000000" w:rsidRPr="00000000">
        <w:rPr>
          <w:rtl w:val="0"/>
        </w:rPr>
        <w:t xml:space="preserve">During this time, I found myself navigating multiple identities and loyalties. I called Mom every Sunday as I always had, but now I spoke to Marcia almost daily. I didn't tell Mom about the frequency of my calls with Marcia, feeling somehow that it might hurt her. This created a strange compartmentalization in my life, one that I wasn't entirely comfortable with but didn't know how to resolve.</w:t>
      </w:r>
    </w:p>
    <w:p w:rsidR="00000000" w:rsidDel="00000000" w:rsidP="00000000" w:rsidRDefault="00000000" w:rsidRPr="00000000" w14:paraId="000006E8">
      <w:pPr>
        <w:spacing w:after="240" w:before="240" w:lineRule="auto"/>
        <w:rPr/>
      </w:pPr>
      <w:r w:rsidDel="00000000" w:rsidR="00000000" w:rsidRPr="00000000">
        <w:rPr>
          <w:rtl w:val="0"/>
        </w:rPr>
        <w:t xml:space="preserve">Marcia told me that her uncle Sid was a Zionist who led fundraising efforts in the Detroit Area. My opinions were incompletely formed, but Zionism felt like colonialism to me, so I maintained my silence.</w:t>
      </w:r>
    </w:p>
    <w:p w:rsidR="00000000" w:rsidDel="00000000" w:rsidP="00000000" w:rsidRDefault="00000000" w:rsidRPr="00000000" w14:paraId="000006E9">
      <w:pPr>
        <w:spacing w:after="240" w:before="240" w:lineRule="auto"/>
        <w:rPr/>
      </w:pPr>
      <w:r w:rsidDel="00000000" w:rsidR="00000000" w:rsidRPr="00000000">
        <w:rPr>
          <w:rtl w:val="0"/>
        </w:rPr>
        <w:t xml:space="preserve">These moments revealed fault lines in our worldviews that no amount of shared biology could bridge, differences shaped by our distinct lived experiences and perspectives.</w:t>
      </w:r>
    </w:p>
    <w:p w:rsidR="00000000" w:rsidDel="00000000" w:rsidP="00000000" w:rsidRDefault="00000000" w:rsidRPr="00000000" w14:paraId="000006EA">
      <w:pPr>
        <w:spacing w:after="240" w:before="240" w:lineRule="auto"/>
        <w:rPr/>
      </w:pPr>
      <w:r w:rsidDel="00000000" w:rsidR="00000000" w:rsidRPr="00000000">
        <w:rPr>
          <w:rtl w:val="0"/>
        </w:rPr>
        <w:t xml:space="preserve">When Marcia called, I would go to another room, seeking privacy and intimacy. I felt like I was cheating, but how can one cheat with one's own mother? The intensity of our connection defied easy categorization - it had the secrecy of an affair, the desperation of lost love, and the complications of trying to compress thirty-three years of absence into daily phone calls.</w:t>
      </w:r>
    </w:p>
    <w:p w:rsidR="00000000" w:rsidDel="00000000" w:rsidP="00000000" w:rsidRDefault="00000000" w:rsidRPr="00000000" w14:paraId="000006EB">
      <w:pPr>
        <w:spacing w:after="240" w:before="240" w:lineRule="auto"/>
        <w:rPr/>
      </w:pPr>
      <w:r w:rsidDel="00000000" w:rsidR="00000000" w:rsidRPr="00000000">
        <w:rPr>
          <w:rtl w:val="0"/>
        </w:rPr>
        <w:t xml:space="preserve">During our "honeymoon phase" with Marcia, Gina and Marcia talked most mornings, developing their own relationship independent of me. Their connection seemed to complement the one I was building with Marcia, creating a web of relationships that felt, for a time, like they might integrate seamlessly into our family life.</w:t>
      </w:r>
    </w:p>
    <w:p w:rsidR="00000000" w:rsidDel="00000000" w:rsidP="00000000" w:rsidRDefault="00000000" w:rsidRPr="00000000" w14:paraId="000006EC">
      <w:pPr>
        <w:pStyle w:val="Heading3"/>
        <w:keepNext w:val="0"/>
        <w:keepLines w:val="0"/>
        <w:spacing w:after="80" w:lineRule="auto"/>
        <w:rPr/>
      </w:pPr>
      <w:bookmarkStart w:colFirst="0" w:colLast="0" w:name="_j26kxvs2eir9" w:id="147"/>
      <w:bookmarkEnd w:id="147"/>
      <w:r w:rsidDel="00000000" w:rsidR="00000000" w:rsidRPr="00000000">
        <w:rPr>
          <w:rtl w:val="0"/>
        </w:rPr>
        <w:t xml:space="preserve">Growing Tensions</w:t>
      </w:r>
    </w:p>
    <w:p w:rsidR="00000000" w:rsidDel="00000000" w:rsidP="00000000" w:rsidRDefault="00000000" w:rsidRPr="00000000" w14:paraId="000006ED">
      <w:pPr>
        <w:spacing w:after="240" w:before="240" w:lineRule="auto"/>
        <w:rPr/>
      </w:pPr>
      <w:r w:rsidDel="00000000" w:rsidR="00000000" w:rsidRPr="00000000">
        <w:rPr>
          <w:rtl w:val="0"/>
        </w:rPr>
        <w:t xml:space="preserve">Gina stood by silently as I spoke on the phone to Marcia. While she did not voice her thoughts, her body language spoke volumes. I was pouring myself into my interests yet again, just like coding and searching for Burton, leaving her to take care of the kids.</w:t>
      </w:r>
    </w:p>
    <w:p w:rsidR="00000000" w:rsidDel="00000000" w:rsidP="00000000" w:rsidRDefault="00000000" w:rsidRPr="00000000" w14:paraId="000006EE">
      <w:pPr>
        <w:spacing w:after="240" w:before="240" w:lineRule="auto"/>
        <w:rPr/>
      </w:pPr>
      <w:r w:rsidDel="00000000" w:rsidR="00000000" w:rsidRPr="00000000">
        <w:rPr>
          <w:rtl w:val="0"/>
        </w:rPr>
        <w:t xml:space="preserve">Gina tired of my lack of attention to the family. She was overwhelmed by the changes that she could neither control nor predict. As a spouse, she supported me, but it was clearly difficult. Love, hate, swings. Exhausting. The unknown of life was playing out for us all.</w:t>
      </w:r>
    </w:p>
    <w:p w:rsidR="00000000" w:rsidDel="00000000" w:rsidP="00000000" w:rsidRDefault="00000000" w:rsidRPr="00000000" w14:paraId="000006EF">
      <w:pPr>
        <w:spacing w:after="240" w:before="240" w:lineRule="auto"/>
        <w:rPr/>
      </w:pPr>
      <w:r w:rsidDel="00000000" w:rsidR="00000000" w:rsidRPr="00000000">
        <w:rPr>
          <w:rtl w:val="0"/>
        </w:rPr>
        <w:t xml:space="preserve">My obsession with Marcia was creating distance in my primary relationship, though I was too consumed to fully recognize it at the time.</w:t>
      </w:r>
    </w:p>
    <w:p w:rsidR="00000000" w:rsidDel="00000000" w:rsidP="00000000" w:rsidRDefault="00000000" w:rsidRPr="00000000" w14:paraId="000006F0">
      <w:pPr>
        <w:spacing w:after="240" w:before="240" w:lineRule="auto"/>
        <w:rPr/>
      </w:pPr>
      <w:r w:rsidDel="00000000" w:rsidR="00000000" w:rsidRPr="00000000">
        <w:rPr>
          <w:rtl w:val="0"/>
        </w:rPr>
        <w:t xml:space="preserve">The reunion rippled through the entire family, affecting my children in ways I hadn't fully anticipated. When my four-year-old son Jamil asked Marcia, "How do I know that you won't leave me too?", the innocence and depth of his question struck us all. It revealed how even the youngest members of our family were processing this complicated new relationship, grappling with concepts of permanence and abandonment.</w:t>
      </w:r>
    </w:p>
    <w:p w:rsidR="00000000" w:rsidDel="00000000" w:rsidP="00000000" w:rsidRDefault="00000000" w:rsidRPr="00000000" w14:paraId="000006F1">
      <w:pPr>
        <w:spacing w:after="240" w:before="240" w:lineRule="auto"/>
        <w:rPr/>
      </w:pPr>
      <w:r w:rsidDel="00000000" w:rsidR="00000000" w:rsidRPr="00000000">
        <w:rPr>
          <w:rtl w:val="0"/>
        </w:rPr>
        <w:t xml:space="preserve">Gina assumed the role of protector of our children's emotions. We all struggled with being Black in a city that was only 3% Black, but now came the additional question: what did it mean for our kids to suddenly have a Jewish grandmother? Gina became the translator, helping our children navigate these complex waters of identity and belonging that had suddenly become even more intricate.</w:t>
      </w:r>
    </w:p>
    <w:p w:rsidR="00000000" w:rsidDel="00000000" w:rsidP="00000000" w:rsidRDefault="00000000" w:rsidRPr="00000000" w14:paraId="000006F2">
      <w:pPr>
        <w:spacing w:after="240" w:before="240" w:lineRule="auto"/>
        <w:rPr/>
      </w:pPr>
      <w:r w:rsidDel="00000000" w:rsidR="00000000" w:rsidRPr="00000000">
        <w:rPr>
          <w:rtl w:val="0"/>
        </w:rPr>
        <w:t xml:space="preserve">As Marcia's behavior became more unpredictable, Gina spent hours on the phone with her, trying to guide her toward healthier communication patterns. When there were blowups, misperceptions, fears of not being included, lack of respect, Gina would mediate, asking Marcia to pause before exploding. She explained to our children why their Jewish grandmother sometimes disappeared for months. This placed additional emotional labor on Gina's shoulders, managing relationships that were not her own while still dealing with how this new dynamic was affecting our home life.</w:t>
      </w:r>
    </w:p>
    <w:p w:rsidR="00000000" w:rsidDel="00000000" w:rsidP="00000000" w:rsidRDefault="00000000" w:rsidRPr="00000000" w14:paraId="000006F3">
      <w:pPr>
        <w:spacing w:after="240" w:before="240" w:lineRule="auto"/>
        <w:rPr/>
      </w:pPr>
      <w:r w:rsidDel="00000000" w:rsidR="00000000" w:rsidRPr="00000000">
        <w:rPr>
          <w:rtl w:val="0"/>
        </w:rPr>
        <w:t xml:space="preserve">But Marcia could flip in an instant.</w:t>
      </w:r>
    </w:p>
    <w:p w:rsidR="00000000" w:rsidDel="00000000" w:rsidP="00000000" w:rsidRDefault="00000000" w:rsidRPr="00000000" w14:paraId="000006F4">
      <w:pPr>
        <w:pStyle w:val="Heading3"/>
        <w:keepNext w:val="0"/>
        <w:keepLines w:val="0"/>
        <w:spacing w:after="80" w:lineRule="auto"/>
        <w:rPr/>
      </w:pPr>
      <w:bookmarkStart w:colFirst="0" w:colLast="0" w:name="_75103vsbqr8l" w:id="148"/>
      <w:bookmarkEnd w:id="148"/>
      <w:r w:rsidDel="00000000" w:rsidR="00000000" w:rsidRPr="00000000">
        <w:rPr>
          <w:rtl w:val="0"/>
        </w:rPr>
        <w:t xml:space="preserve">The Breaking Points</w:t>
      </w:r>
    </w:p>
    <w:p w:rsidR="00000000" w:rsidDel="00000000" w:rsidP="00000000" w:rsidRDefault="00000000" w:rsidRPr="00000000" w14:paraId="000006F5">
      <w:pPr>
        <w:spacing w:after="240" w:before="240" w:lineRule="auto"/>
        <w:rPr/>
      </w:pPr>
      <w:r w:rsidDel="00000000" w:rsidR="00000000" w:rsidRPr="00000000">
        <w:rPr>
          <w:rtl w:val="0"/>
        </w:rPr>
        <w:t xml:space="preserve">Ironically, one such flip was over genealogy.</w:t>
      </w:r>
    </w:p>
    <w:p w:rsidR="00000000" w:rsidDel="00000000" w:rsidP="00000000" w:rsidRDefault="00000000" w:rsidRPr="00000000" w14:paraId="000006F6">
      <w:pPr>
        <w:spacing w:after="240" w:before="240" w:lineRule="auto"/>
        <w:rPr/>
      </w:pPr>
      <w:r w:rsidDel="00000000" w:rsidR="00000000" w:rsidRPr="00000000">
        <w:rPr>
          <w:rtl w:val="0"/>
        </w:rPr>
        <w:t xml:space="preserve">Years later, I eagerly entered my family history into an online genealogy site and invited relatives to contribute. In my enthusiasm, I included not just my own details, but hers as well, including her past marriages. That was a mistake.</w:t>
      </w:r>
    </w:p>
    <w:p w:rsidR="00000000" w:rsidDel="00000000" w:rsidP="00000000" w:rsidRDefault="00000000" w:rsidRPr="00000000" w14:paraId="000006F7">
      <w:pPr>
        <w:spacing w:after="240" w:before="240" w:lineRule="auto"/>
        <w:rPr/>
      </w:pPr>
      <w:r w:rsidDel="00000000" w:rsidR="00000000" w:rsidRPr="00000000">
        <w:rPr>
          <w:rtl w:val="0"/>
        </w:rPr>
        <w:t xml:space="preserve">"You are a horrible man!" she shouted, her voice trembling with fury, and something deeper, something older than just this moment.</w:t>
      </w:r>
    </w:p>
    <w:p w:rsidR="00000000" w:rsidDel="00000000" w:rsidP="00000000" w:rsidRDefault="00000000" w:rsidRPr="00000000" w14:paraId="000006F8">
      <w:pPr>
        <w:spacing w:after="240" w:before="240" w:lineRule="auto"/>
        <w:rPr/>
      </w:pPr>
      <w:r w:rsidDel="00000000" w:rsidR="00000000" w:rsidRPr="00000000">
        <w:rPr>
          <w:rtl w:val="0"/>
        </w:rPr>
        <w:t xml:space="preserve">"Don't call me!" she commanded.</w:t>
      </w:r>
    </w:p>
    <w:p w:rsidR="00000000" w:rsidDel="00000000" w:rsidP="00000000" w:rsidRDefault="00000000" w:rsidRPr="00000000" w14:paraId="000006F9">
      <w:pPr>
        <w:spacing w:after="240" w:before="240" w:lineRule="auto"/>
        <w:rPr/>
      </w:pPr>
      <w:r w:rsidDel="00000000" w:rsidR="00000000" w:rsidRPr="00000000">
        <w:rPr>
          <w:rtl w:val="0"/>
        </w:rPr>
        <w:t xml:space="preserve">Her email to me afterward revealed the depth of her feelings:</w:t>
      </w:r>
    </w:p>
    <w:p w:rsidR="00000000" w:rsidDel="00000000" w:rsidP="00000000" w:rsidRDefault="00000000" w:rsidRPr="00000000" w14:paraId="000006FA">
      <w:pPr>
        <w:spacing w:after="240" w:before="240" w:lineRule="auto"/>
        <w:rPr>
          <w:i w:val="1"/>
        </w:rPr>
      </w:pPr>
      <w:r w:rsidDel="00000000" w:rsidR="00000000" w:rsidRPr="00000000">
        <w:rPr>
          <w:i w:val="1"/>
          <w:rtl w:val="0"/>
        </w:rPr>
        <w:t xml:space="preserve">It was thoughtless of you to provide my personal background information, w/o my input and/or permission, to genealogy websites. Especially because (1) I am your birth Mother; (2) You knew AND/or should have known how disturbing an effect making public that info would have on me…</w:t>
      </w:r>
    </w:p>
    <w:p w:rsidR="00000000" w:rsidDel="00000000" w:rsidP="00000000" w:rsidRDefault="00000000" w:rsidRPr="00000000" w14:paraId="000006FB">
      <w:pPr>
        <w:spacing w:after="240" w:before="240" w:lineRule="auto"/>
        <w:rPr>
          <w:i w:val="1"/>
        </w:rPr>
      </w:pPr>
      <w:r w:rsidDel="00000000" w:rsidR="00000000" w:rsidRPr="00000000">
        <w:rPr>
          <w:i w:val="1"/>
          <w:rtl w:val="0"/>
        </w:rPr>
        <w:t xml:space="preserve">My marital/partnership history is no one's business. Please remove them. Please.</w:t>
      </w:r>
    </w:p>
    <w:p w:rsidR="00000000" w:rsidDel="00000000" w:rsidP="00000000" w:rsidRDefault="00000000" w:rsidRPr="00000000" w14:paraId="000006FC">
      <w:pPr>
        <w:spacing w:after="240" w:before="240" w:lineRule="auto"/>
        <w:rPr/>
      </w:pPr>
      <w:r w:rsidDel="00000000" w:rsidR="00000000" w:rsidRPr="00000000">
        <w:rPr>
          <w:rtl w:val="0"/>
        </w:rPr>
        <w:t xml:space="preserve">The email meandered through past grievances before concluding,</w:t>
      </w:r>
    </w:p>
    <w:p w:rsidR="00000000" w:rsidDel="00000000" w:rsidP="00000000" w:rsidRDefault="00000000" w:rsidRPr="00000000" w14:paraId="000006FD">
      <w:pPr>
        <w:spacing w:after="240" w:before="240" w:lineRule="auto"/>
        <w:rPr>
          <w:i w:val="1"/>
        </w:rPr>
      </w:pPr>
      <w:r w:rsidDel="00000000" w:rsidR="00000000" w:rsidRPr="00000000">
        <w:rPr>
          <w:i w:val="1"/>
          <w:rtl w:val="0"/>
        </w:rPr>
        <w:t xml:space="preserve">It's time for us to go our separate ways... Just please leave me and my name and marital history alone and off websites.</w:t>
      </w:r>
    </w:p>
    <w:p w:rsidR="00000000" w:rsidDel="00000000" w:rsidP="00000000" w:rsidRDefault="00000000" w:rsidRPr="00000000" w14:paraId="000006FE">
      <w:pPr>
        <w:spacing w:after="240" w:before="240" w:lineRule="auto"/>
        <w:rPr/>
      </w:pPr>
      <w:r w:rsidDel="00000000" w:rsidR="00000000" w:rsidRPr="00000000">
        <w:rPr>
          <w:rtl w:val="0"/>
        </w:rPr>
        <w:t xml:space="preserve">Yet even in this message of severance, she signed off, "Love, Marcia."</w:t>
      </w:r>
    </w:p>
    <w:p w:rsidR="00000000" w:rsidDel="00000000" w:rsidP="00000000" w:rsidRDefault="00000000" w:rsidRPr="00000000" w14:paraId="000006FF">
      <w:pPr>
        <w:spacing w:after="240" w:before="240" w:lineRule="auto"/>
        <w:rPr>
          <w:i w:val="1"/>
          <w:rPrChange w:author="June Cross" w:id="37" w:date="2025-07-03T23:32:50Z">
            <w:rPr/>
          </w:rPrChange>
        </w:rPr>
      </w:pPr>
      <w:r w:rsidDel="00000000" w:rsidR="00000000" w:rsidRPr="00000000">
        <w:rPr>
          <w:rtl w:val="0"/>
        </w:rPr>
        <w:t xml:space="preserve">I was stunned by the intensity of her reaction. What I had seen as a way to connect our family histories, she experienced as a profound violation of her privacy. Her three marriages and divorces were painful chapters in her life, not data points to be cataloged online. In my enthusiasm to document our newly discovered connection, I had inadvertently exposed wounds that were still raw for her</w:t>
      </w:r>
      <w:del w:author="June Cross" w:id="36" w:date="2025-07-03T23:33:11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700">
      <w:pPr>
        <w:spacing w:after="240" w:before="240" w:lineRule="auto"/>
        <w:rPr/>
      </w:pPr>
      <w:r w:rsidDel="00000000" w:rsidR="00000000" w:rsidRPr="00000000">
        <w:rPr>
          <w:rtl w:val="0"/>
        </w:rPr>
        <w:t xml:space="preserve">No apology would satisfy her. And so began a six-month time out.</w:t>
      </w:r>
    </w:p>
    <w:p w:rsidR="00000000" w:rsidDel="00000000" w:rsidP="00000000" w:rsidRDefault="00000000" w:rsidRPr="00000000" w14:paraId="00000701">
      <w:pPr>
        <w:spacing w:after="240" w:before="240" w:lineRule="auto"/>
        <w:rPr/>
      </w:pPr>
      <w:r w:rsidDel="00000000" w:rsidR="00000000" w:rsidRPr="00000000">
        <w:rPr>
          <w:rtl w:val="0"/>
        </w:rPr>
        <w:t xml:space="preserve">Other conflicts followed the same pattern - a Christmas card featuring my adoptive mother triggered another explosive email, as did any perceived slight or exclusion. Each message contained the same whiplash between attack and affection: "You are a MEAN person" followed by "I truly love you."</w:t>
      </w:r>
    </w:p>
    <w:p w:rsidR="00000000" w:rsidDel="00000000" w:rsidP="00000000" w:rsidRDefault="00000000" w:rsidRPr="00000000" w14:paraId="00000702">
      <w:pPr>
        <w:spacing w:after="240" w:before="240" w:lineRule="auto"/>
        <w:rPr/>
      </w:pPr>
      <w:r w:rsidDel="00000000" w:rsidR="00000000" w:rsidRPr="00000000">
        <w:rPr>
          <w:rtl w:val="0"/>
        </w:rPr>
        <w:t xml:space="preserve">The breaking point came when Marcia sent a particularly harsh email about Maya.</w:t>
      </w:r>
    </w:p>
    <w:p w:rsidR="00000000" w:rsidDel="00000000" w:rsidP="00000000" w:rsidRDefault="00000000" w:rsidRPr="00000000" w14:paraId="00000703">
      <w:pPr>
        <w:spacing w:after="240" w:before="240" w:lineRule="auto"/>
        <w:rPr/>
      </w:pPr>
      <w:r w:rsidDel="00000000" w:rsidR="00000000" w:rsidRPr="00000000">
        <w:rPr>
          <w:rtl w:val="0"/>
        </w:rPr>
        <w:t xml:space="preserve">"I've been patient," Gina said, her voice steady but final. "I've tried to understand her pain, I've mediated her conflicts with you, I've explained to our children why their Jewish grandmother sometimes disappears for months. But I will not let her attack our daughter. I'm done. I don't say that lightly. I rarely cut people off, but I am DONE."</w:t>
      </w:r>
    </w:p>
    <w:p w:rsidR="00000000" w:rsidDel="00000000" w:rsidP="00000000" w:rsidRDefault="00000000" w:rsidRPr="00000000" w14:paraId="00000704">
      <w:pPr>
        <w:spacing w:after="240" w:before="240" w:lineRule="auto"/>
        <w:rPr/>
      </w:pPr>
      <w:r w:rsidDel="00000000" w:rsidR="00000000" w:rsidRPr="00000000">
        <w:rPr>
          <w:rtl w:val="0"/>
        </w:rPr>
        <w:t xml:space="preserve">During one of our estrangements from Marcia, my phone rang.</w:t>
      </w:r>
    </w:p>
    <w:p w:rsidR="00000000" w:rsidDel="00000000" w:rsidP="00000000" w:rsidRDefault="00000000" w:rsidRPr="00000000" w14:paraId="00000705">
      <w:pPr>
        <w:spacing w:after="240" w:before="240" w:lineRule="auto"/>
        <w:rPr/>
      </w:pPr>
      <w:r w:rsidDel="00000000" w:rsidR="00000000" w:rsidRPr="00000000">
        <w:rPr>
          <w:rtl w:val="0"/>
        </w:rPr>
        <w:t xml:space="preserve">"It's for you," Gina said, holding out the receiver. "It's Mom."</w:t>
      </w:r>
    </w:p>
    <w:p w:rsidR="00000000" w:rsidDel="00000000" w:rsidP="00000000" w:rsidRDefault="00000000" w:rsidRPr="00000000" w14:paraId="00000706">
      <w:pPr>
        <w:spacing w:after="240" w:before="240" w:lineRule="auto"/>
        <w:rPr/>
      </w:pPr>
      <w:r w:rsidDel="00000000" w:rsidR="00000000" w:rsidRPr="00000000">
        <w:rPr>
          <w:rtl w:val="0"/>
        </w:rPr>
        <w:t xml:space="preserve">"I thought she was calling you these days."</w:t>
      </w:r>
    </w:p>
    <w:p w:rsidR="00000000" w:rsidDel="00000000" w:rsidP="00000000" w:rsidRDefault="00000000" w:rsidRPr="00000000" w14:paraId="00000707">
      <w:pPr>
        <w:spacing w:after="240" w:before="240" w:lineRule="auto"/>
        <w:rPr/>
      </w:pPr>
      <w:r w:rsidDel="00000000" w:rsidR="00000000" w:rsidRPr="00000000">
        <w:rPr>
          <w:rtl w:val="0"/>
        </w:rPr>
        <w:t xml:space="preserve">"She was. But I told her she needed to work things out with you directly. I'm not going to be the communication hub for your family anymore. That's not my job, and it's not healthy for any of us."</w:t>
      </w:r>
    </w:p>
    <w:p w:rsidR="00000000" w:rsidDel="00000000" w:rsidP="00000000" w:rsidRDefault="00000000" w:rsidRPr="00000000" w14:paraId="00000708">
      <w:pPr>
        <w:spacing w:after="240" w:before="240" w:lineRule="auto"/>
        <w:rPr/>
      </w:pPr>
      <w:commentRangeStart w:id="105"/>
      <w:r w:rsidDel="00000000" w:rsidR="00000000" w:rsidRPr="00000000">
        <w:rPr>
          <w:rtl w:val="0"/>
        </w:rPr>
        <w:t xml:space="preserve">It wasn't until much later, when my half-sister Cara confided in me, that I fully grasped the depth of Marcia's pain. Cara had distanced herself from me during those rifts, trying to avoid the pressure of justifying our relationship to Marcia.</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As all this unfolded, Cara maintained a safe distance. While she did not avoid my overtures to connect, she did not initiate any of her own volition. She later told me, "I would not know when it was safe to mention your name to Marcia. I didn't want to lie, so I simply avoided interacting with you. It had nothing to do with you and me."</w:t>
      </w:r>
    </w:p>
    <w:p w:rsidR="00000000" w:rsidDel="00000000" w:rsidP="00000000" w:rsidRDefault="00000000" w:rsidRPr="00000000" w14:paraId="0000070A">
      <w:pPr>
        <w:spacing w:after="240" w:before="240" w:lineRule="auto"/>
        <w:rPr/>
      </w:pPr>
      <w:r w:rsidDel="00000000" w:rsidR="00000000" w:rsidRPr="00000000">
        <w:rPr>
          <w:rtl w:val="0"/>
        </w:rPr>
        <w:t xml:space="preserve">This revelation illuminated yet another ripple effect of my complicated relationship with Marcia, how it forced Cara to navigate treacherous emotional waters. Marcia's deep emotional insecurity and constant fear of betrayal isolated her from the people she loved, including Cara, who was caught in the middle of our rocky relationship.</w:t>
      </w:r>
    </w:p>
    <w:p w:rsidR="00000000" w:rsidDel="00000000" w:rsidP="00000000" w:rsidRDefault="00000000" w:rsidRPr="00000000" w14:paraId="0000070B">
      <w:pPr>
        <w:pStyle w:val="Heading3"/>
        <w:keepNext w:val="0"/>
        <w:keepLines w:val="0"/>
        <w:spacing w:after="80" w:lineRule="auto"/>
        <w:rPr/>
      </w:pPr>
      <w:bookmarkStart w:colFirst="0" w:colLast="0" w:name="_9gab5jmmiwun" w:id="149"/>
      <w:bookmarkEnd w:id="149"/>
      <w:r w:rsidDel="00000000" w:rsidR="00000000" w:rsidRPr="00000000">
        <w:rPr>
          <w:rtl w:val="0"/>
        </w:rPr>
        <w:t xml:space="preserve">Learning and Growing</w:t>
      </w:r>
    </w:p>
    <w:p w:rsidR="00000000" w:rsidDel="00000000" w:rsidP="00000000" w:rsidRDefault="00000000" w:rsidRPr="00000000" w14:paraId="0000070C">
      <w:pPr>
        <w:spacing w:after="240" w:before="240" w:lineRule="auto"/>
        <w:rPr/>
      </w:pPr>
      <w:r w:rsidDel="00000000" w:rsidR="00000000" w:rsidRPr="00000000">
        <w:rPr>
          <w:rtl w:val="0"/>
        </w:rPr>
        <w:t xml:space="preserve">Over the years, my heart ached for Marcia. She was tragically insecure, always on guard for the next imagined betrayal. My son Jamil once remarked, "How could she be any different?" That question unlocked a new understanding for me, one that led me straight to empathy.</w:t>
      </w:r>
    </w:p>
    <w:p w:rsidR="00000000" w:rsidDel="00000000" w:rsidP="00000000" w:rsidRDefault="00000000" w:rsidRPr="00000000" w14:paraId="0000070D">
      <w:pPr>
        <w:spacing w:after="240" w:before="240" w:lineRule="auto"/>
        <w:rPr/>
      </w:pPr>
      <w:r w:rsidDel="00000000" w:rsidR="00000000" w:rsidRPr="00000000">
        <w:rPr>
          <w:rtl w:val="0"/>
        </w:rPr>
        <w:t xml:space="preserve">I saw parts of myself in Marcia. I, too, am sensitive to feeling excluded or ignored. I remember times when I would be talking to someone, only for another person to walk up, ignore me, and take over the conversation. I often blamed those moments on racism, which only fueled my anger. This interpretation wasn't necessarily wrong, racism certainly played a role in some of these interactions, but focusing solely on external factors sometimes prevented me from examining my own sensitivities and reactions.</w:t>
      </w:r>
    </w:p>
    <w:p w:rsidR="00000000" w:rsidDel="00000000" w:rsidP="00000000" w:rsidRDefault="00000000" w:rsidRPr="00000000" w14:paraId="0000070E">
      <w:pPr>
        <w:spacing w:after="240" w:before="240" w:lineRule="auto"/>
        <w:rPr/>
      </w:pPr>
      <w:r w:rsidDel="00000000" w:rsidR="00000000" w:rsidRPr="00000000">
        <w:rPr>
          <w:rtl w:val="0"/>
        </w:rPr>
        <w:t xml:space="preserve">Marcia took it even further, transforming her anger into verbal attacks. Where I might withdraw or seethe silently, she would lash out, burning bridges with those closest to her. Recognizing this pattern in her helped me see echoes of my own tendencies toward oversensitivity and withdrawal, prompting me to work on healthier responses to feeling excluded or overlooked.</w:t>
      </w:r>
    </w:p>
    <w:p w:rsidR="00000000" w:rsidDel="00000000" w:rsidP="00000000" w:rsidRDefault="00000000" w:rsidRPr="00000000" w14:paraId="0000070F">
      <w:pPr>
        <w:spacing w:after="240" w:before="240" w:lineRule="auto"/>
        <w:rPr/>
      </w:pPr>
      <w:r w:rsidDel="00000000" w:rsidR="00000000" w:rsidRPr="00000000">
        <w:rPr>
          <w:rtl w:val="0"/>
        </w:rPr>
        <w:t xml:space="preserve">In the aftermath of our turbulent relationship, I made a promise to myself: I would confront my own relationship issues directly. I refused to repeat the cycles of enrapture and estrangement that had defined Marcia's life.</w:t>
      </w:r>
    </w:p>
    <w:p w:rsidR="00000000" w:rsidDel="00000000" w:rsidP="00000000" w:rsidRDefault="00000000" w:rsidRPr="00000000" w14:paraId="00000710">
      <w:pPr>
        <w:spacing w:after="240" w:before="240" w:lineRule="auto"/>
        <w:rPr/>
      </w:pPr>
      <w:r w:rsidDel="00000000" w:rsidR="00000000" w:rsidRPr="00000000">
        <w:rPr>
          <w:rtl w:val="0"/>
        </w:rPr>
        <w:t xml:space="preserve">The strain with Marcia had lasting effects on my marriage that Gina and I never addressed directly. As I emotionally neglected the kids during my obsession with Marcia, Gina's role as protector broadened. She filled the void I created, becoming their primary emotional anchor. Worse, when I later attempted to engage in disciplining, I perceived her as an impediment. Reaching agreement on how to parent became harder and harder. The ripple effects of my relationship with Marcia had created fault lines in our family structure that would take years to fully understand.</w:t>
      </w:r>
    </w:p>
    <w:p w:rsidR="00000000" w:rsidDel="00000000" w:rsidP="00000000" w:rsidRDefault="00000000" w:rsidRPr="00000000" w14:paraId="00000711">
      <w:pPr>
        <w:spacing w:after="240" w:before="240" w:lineRule="auto"/>
        <w:rPr/>
      </w:pPr>
      <w:r w:rsidDel="00000000" w:rsidR="00000000" w:rsidRPr="00000000">
        <w:rPr>
          <w:rtl w:val="0"/>
        </w:rPr>
        <w:t xml:space="preserve">Time softened the sharpest edges, and in their place, understanding took root.</w:t>
      </w:r>
    </w:p>
    <w:p w:rsidR="00000000" w:rsidDel="00000000" w:rsidP="00000000" w:rsidRDefault="00000000" w:rsidRPr="00000000" w14:paraId="00000712">
      <w:pPr>
        <w:spacing w:after="240" w:before="240" w:lineRule="auto"/>
        <w:rPr/>
      </w:pPr>
      <w:commentRangeStart w:id="106"/>
      <w:r w:rsidDel="00000000" w:rsidR="00000000" w:rsidRPr="00000000">
        <w:rPr>
          <w:rtl w:val="0"/>
        </w:rPr>
        <w:t xml:space="preserve">Meeting Marcia didn't just answer questions about my origins; it revealed patterns I'd inherited or adopted. Her intense need for belonging mirrored my own. Her explosive responses to exclusion echoed my own tendencies to withdraw or classify people as enemies. Most revealing was recognizing my pattern of pouring myself into obsessions - coding, searching for Burton, now Marcia - as a way to avoid family responsibilities and emotional complexity.</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It was the same disconnection I felt during our first meeting, present physically while emotionally hovering at a distance. I'd developed this skill long before meeting Marcia: retreating to abstract, emotion-free worlds like writing software, where logic prevailed and messy feelings couldn't intrude. In these spaces, I knew exactly what would happen when I typed a command. People, relationships, emotions - these were unpredictable, uncontrollable. So I spent as much time as possible in environments I could manage, where the stakes felt high but the emotional demands remained low.</w:t>
      </w:r>
    </w:p>
    <w:p w:rsidR="00000000" w:rsidDel="00000000" w:rsidP="00000000" w:rsidRDefault="00000000" w:rsidRPr="00000000" w14:paraId="00000714">
      <w:pPr>
        <w:spacing w:after="240" w:before="240" w:lineRule="auto"/>
        <w:rPr/>
      </w:pPr>
      <w:r w:rsidDel="00000000" w:rsidR="00000000" w:rsidRPr="00000000">
        <w:rPr>
          <w:rtl w:val="0"/>
        </w:rPr>
        <w:t xml:space="preserve">The way I managed my relationships with Mom and Marcia, calling Mom weekly while speaking with Marcia daily without telling Mom, reflected perhaps my most refined skill: compartmentalization. Throughout my life, I've separated different aspects of my identity and experiences into distinct mental containers that rarely interact. This ability served as both strength and weakness, allowing me to function in multiple worlds but preventing the integration necessary for wholeness.</w:t>
      </w:r>
    </w:p>
    <w:p w:rsidR="00000000" w:rsidDel="00000000" w:rsidP="00000000" w:rsidRDefault="00000000" w:rsidRPr="00000000" w14:paraId="00000715">
      <w:pPr>
        <w:spacing w:after="240" w:before="240" w:lineRule="auto"/>
        <w:rPr/>
      </w:pPr>
      <w:r w:rsidDel="00000000" w:rsidR="00000000" w:rsidRPr="00000000">
        <w:rPr>
          <w:rtl w:val="0"/>
        </w:rPr>
        <w:t xml:space="preserve">Marcia and I never had the effortless comfort that exists between my Mom and me, that relationship built on decades of daily care and unconditional love. But we have forged something meaningful in its own right, a connection that honors both our biological bond and the complex history that separated and eventually reunited us.</w:t>
      </w:r>
    </w:p>
    <w:p w:rsidR="00000000" w:rsidDel="00000000" w:rsidP="00000000" w:rsidRDefault="00000000" w:rsidRPr="00000000" w14:paraId="00000716">
      <w:pPr>
        <w:spacing w:after="240" w:before="240" w:lineRule="auto"/>
        <w:rPr>
          <w:i w:val="1"/>
        </w:rPr>
      </w:pPr>
      <w:r w:rsidDel="00000000" w:rsidR="00000000" w:rsidRPr="00000000">
        <w:rPr>
          <w:rtl w:val="0"/>
        </w:rPr>
        <w:t xml:space="preserve">Understanding Marcia helped me understand myself: where I'd come from, where I was stuck, and where I still had room to grow. That awareness didn't erase the past, but it offered something harder to come by: the clarity to parent differently, to love more bravely, to remain present even when emotions ran high.</w:t>
      </w: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718">
      <w:pPr>
        <w:spacing w:after="200" w:before="240" w:lineRule="auto"/>
        <w:jc w:val="center"/>
        <w:rPr/>
      </w:pPr>
      <w:r w:rsidDel="00000000" w:rsidR="00000000" w:rsidRPr="00000000">
        <w:rPr/>
        <w:drawing>
          <wp:inline distB="114300" distT="114300" distL="114300" distR="114300">
            <wp:extent cx="6000750" cy="3949700"/>
            <wp:effectExtent b="38100" l="38100" r="38100" t="38100"/>
            <wp:docPr id="11"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6000750" cy="3949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9">
      <w:pPr>
        <w:spacing w:after="200" w:before="240" w:lineRule="auto"/>
        <w:jc w:val="center"/>
        <w:rPr/>
      </w:pPr>
      <w:r w:rsidDel="00000000" w:rsidR="00000000" w:rsidRPr="00000000">
        <w:rPr>
          <w:b w:val="1"/>
          <w:rtl w:val="0"/>
        </w:rPr>
        <w:t xml:space="preserve">Birthmother Marcia Rosenberg</w:t>
        <w:br w:type="textWrapping"/>
        <w:t xml:space="preserve">c.  1980</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